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ster-service-agreement"/>
    <w:p>
      <w:pPr>
        <w:pStyle w:val="Heading1"/>
      </w:pPr>
      <w:r>
        <w:t xml:space="preserve">Master Service Agreement</w:t>
      </w:r>
    </w:p>
    <w:p>
      <w:pPr>
        <w:pStyle w:val="FirstParagraph"/>
      </w:pPr>
      <w:r>
        <w:rPr>
          <w:bCs/>
          <w:b/>
        </w:rPr>
        <w:t xml:space="preserve">Dunder AI Inc. &amp; Initech Financial Group Inc.</w:t>
      </w:r>
      <w:r>
        <w:t xml:space="preserve"> </w:t>
      </w:r>
      <w:r>
        <w:rPr>
          <w:iCs/>
          <w:i/>
        </w:rPr>
        <w:t xml:space="preserve">Original Draft — Proposed by Dunder AI</w:t>
      </w:r>
    </w:p>
    <w:p>
      <w:r>
        <w:pict>
          <v:rect style="width:0;height:1.5pt" o:hralign="center" o:hrstd="t" o:hr="t"/>
        </w:pict>
      </w:r>
    </w:p>
    <w:bookmarkStart w:id="31" w:name="master-service-agreement-1"/>
    <w:p>
      <w:pPr>
        <w:pStyle w:val="Heading2"/>
      </w:pPr>
      <w:r>
        <w:t xml:space="preserve">MASTER SERVICE AGREEMENT</w:t>
      </w:r>
    </w:p>
    <w:p>
      <w:pPr>
        <w:pStyle w:val="FirstParagraph"/>
      </w:pPr>
      <w:r>
        <w:t xml:space="preserve">This Master Service Agreement (the </w:t>
      </w:r>
      <w:r>
        <w:rPr>
          <w:bCs/>
          <w:b/>
        </w:rPr>
        <w:t>“Agreement”</w:t>
      </w:r>
      <w:r>
        <w:t xml:space="preserve">) is entered into as of the date last signed below (the </w:t>
      </w:r>
      <w:r>
        <w:rPr>
          <w:bCs/>
          <w:b/>
        </w:rPr>
        <w:t>“Effective Date”</w:t>
      </w:r>
      <w:r>
        <w:t xml:space="preserve">) between:</w:t>
      </w:r>
    </w:p>
    <w:p>
      <w:pPr>
        <w:pStyle w:val="BodyText"/>
      </w:pPr>
      <w:r>
        <w:rPr>
          <w:bCs/>
          <w:b/>
        </w:rPr>
        <w:t xml:space="preserve">Dunder AI Inc.</w:t>
      </w:r>
      <w:r>
        <w:t>, a corporation incorporated under the laws of Ontario, with its principal place of business at 200 King Street West, Suite 400, Toronto, Ontario M5H 3T4 (“</w:t>
      </w:r>
      <w:r>
        <w:rPr>
          <w:bCs/>
          <w:b/>
        </w:rPr>
        <w:t xml:space="preserve">Vendor</w:t>
      </w:r>
      <w:r>
        <w:t>”); and</w:t>
      </w:r>
    </w:p>
    <w:p>
      <w:pPr>
        <w:pStyle w:val="BodyText"/>
      </w:pPr>
      <w:r>
        <w:rPr>
          <w:bCs/>
          <w:b/>
        </w:rPr>
        <w:t xml:space="preserve">Initech Financial Group Inc.</w:t>
      </w:r>
      <w:r>
        <w:t>, a corporation incorporated under the laws of Ontario, with its principal place of business at 100 Wellington Street West, Toronto, Ontario M5K 1J3 (“</w:t>
      </w:r>
      <w:r>
        <w:rPr>
          <w:bCs/>
          <w:b/>
        </w:rPr>
        <w:t xml:space="preserve">Client</w:t>
      </w:r>
      <w:r>
        <w:t>”).</w:t>
      </w:r>
    </w:p>
    <w:p>
      <w:r>
        <w:pict>
          <v:rect style="width:0;height:1.5pt" o:hralign="center" o:hrstd="t" o:hr="t"/>
        </w:pict>
      </w:r>
    </w:p>
    <w:bookmarkStart w:id="20" w:name="definitions"/>
    <w:p>
      <w:pPr>
        <w:pStyle w:val="Heading3"/>
      </w:pPr>
      <w:r>
        <w:t xml:space="preserve">1. DEFINITIONS</w:t>
      </w:r>
    </w:p>
    <w:p>
      <w:pPr>
        <w:pStyle w:val="FirstParagraph"/>
      </w:pPr>
      <w:r>
        <w:rPr>
          <w:bCs/>
          <w:b/>
        </w:rPr>
        <w:t xml:space="preserve">1.1</w:t>
      </w:r>
      <w:r>
        <w:t xml:space="preserve"> “</w:t>
      </w:r>
      <w:r>
        <w:rPr>
          <w:bCs/>
          <w:b/>
        </w:rPr>
        <w:t xml:space="preserve">Services</w:t>
      </w:r>
      <w:r>
        <w:t>” means the software-as-a-service platform and related professional services described in one or more Order Forms entered into under this Agreement.</w:t>
      </w:r>
    </w:p>
    <w:p>
      <w:pPr>
        <w:pStyle w:val="BodyText"/>
      </w:pPr>
      <w:r>
        <w:rPr>
          <w:bCs/>
          <w:b/>
        </w:rPr>
        <w:t xml:space="preserve">1.2</w:t>
      </w:r>
      <w:r>
        <w:t xml:space="preserve"> “</w:t>
      </w:r>
      <w:r>
        <w:rPr>
          <w:bCs/>
          <w:b/>
        </w:rPr>
        <w:t xml:space="preserve">Order Form</w:t>
      </w:r>
      <w:r>
        <w:t>” means a document executed by both parties specifying the Services, fees, and any additional terms for a particular engagement.</w:t>
      </w:r>
    </w:p>
    <w:p>
      <w:pPr>
        <w:pStyle w:val="BodyText"/>
      </w:pPr>
      <w:r>
        <w:rPr>
          <w:bCs/>
          <w:b/>
        </w:rPr>
        <w:t xml:space="preserve">1.3</w:t>
      </w:r>
      <w:r>
        <w:t xml:space="preserve"> “</w:t>
      </w:r>
      <w:r>
        <w:rPr>
          <w:bCs/>
          <w:b/>
        </w:rPr>
        <w:t xml:space="preserve">Client Data</w:t>
      </w:r>
      <w:r>
        <w:t>” means any data, documents, or content uploaded to the platform by Client or its authorized users.</w:t>
      </w:r>
    </w:p>
    <w:p>
      <w:pPr>
        <w:pStyle w:val="BodyText"/>
      </w:pPr>
      <w:r>
        <w:rPr>
          <w:bCs/>
          <w:b/>
        </w:rPr>
        <w:t xml:space="preserve">1.4</w:t>
      </w:r>
      <w:r>
        <w:t xml:space="preserve"> “</w:t>
      </w:r>
      <w:r>
        <w:rPr>
          <w:bCs/>
          <w:b/>
        </w:rPr>
        <w:t xml:space="preserve">Documentation</w:t>
      </w:r>
      <w:r>
        <w:t>” means the technical and user documentation made available by Vendor for the Services.</w:t>
      </w:r>
    </w:p>
    <w:p>
      <w:pPr>
        <w:pStyle w:val="BodyText"/>
      </w:pPr>
      <w:r>
        <w:rPr>
          <w:bCs/>
          <w:b/>
        </w:rPr>
        <w:t xml:space="preserve">1.5</w:t>
      </w:r>
      <w:r>
        <w:t xml:space="preserve"> “</w:t>
      </w:r>
      <w:r>
        <w:rPr>
          <w:bCs/>
          <w:b/>
        </w:rPr>
        <w:t xml:space="preserve">Confidential Information</w:t>
      </w:r>
      <w:r>
        <w:t>” has the meaning set out in Section 8.</w:t>
      </w:r>
    </w:p>
    <w:p>
      <w:pPr>
        <w:pStyle w:val="BodyText"/>
      </w:pPr>
      <w:r>
        <w:rPr>
          <w:bCs/>
          <w:b/>
        </w:rPr>
        <w:t xml:space="preserve">1.6</w:t>
      </w:r>
      <w:r>
        <w:t xml:space="preserve"> “</w:t>
      </w:r>
      <w:r>
        <w:rPr>
          <w:bCs/>
          <w:b/>
        </w:rPr>
        <w:t xml:space="preserve">Intellectual Property Rights</w:t>
      </w:r>
      <w:r>
        <w:t>” means all patents, copyrights, trademarks, trade secrets, and other intellectual property rights recognized under applicable law.</w:t>
      </w:r>
    </w:p>
    <w:p>
      <w:r>
        <w:pict>
          <v:rect style="width:0;height:1.5pt" o:hralign="center" o:hrstd="t" o:hr="t"/>
        </w:pict>
      </w:r>
    </w:p>
    <w:bookmarkEnd w:id="20"/>
    <w:bookmarkStart w:id="21" w:name="services"/>
    <w:p>
      <w:pPr>
        <w:pStyle w:val="Heading3"/>
      </w:pPr>
      <w:r>
        <w:t xml:space="preserve">2. SERVICES</w:t>
      </w:r>
    </w:p>
    <w:p>
      <w:pPr>
        <w:pStyle w:val="FirstParagraph"/>
      </w:pPr>
      <w:r>
        <w:rPr>
          <w:b/>
          <w:bCs/>
        </w:rPr>
        <w:t xml:space="preserve">2.1 Provision of Services. </w:t>
      </w:r>
      <w:r>
        <w:t xml:space="preserve">Vendor will make the Services available to Client in accordance with this Agreement and the applicable Order Form. Vendor will use commercially reasonable efforts to ensure the Services are available </w:t>
      </w:r>
      <w:del w:id="1" w:author="Initech Financial Group" w:date="2026-05-01T00:00:00Z">
        <w:r>
          <w:delText>99.5%</w:delText>
        </w:r>
      </w:del>
      <w:ins w:id="2" w:author="Initech Financial Group" w:date="2026-05-01T00:00:00Z">
        <w:r>
          <w:t>99.9%</w:t>
        </w:r>
      </w:ins>
      <w:r>
        <w:t xml:space="preserve"> of the time in any given calendar month, excluding scheduled maintenance windows communicated at least </w:t>
      </w:r>
      <w:del w:id="3" w:author="Initech Financial Group" w:date="2026-05-01T00:00:00Z">
        <w:r>
          <w:delText>48 hours</w:delText>
        </w:r>
      </w:del>
      <w:ins w:id="4" w:author="Initech Financial Group" w:date="2026-05-01T00:00:00Z">
        <w:r>
          <w:t>ten (10) business days</w:t>
        </w:r>
      </w:ins>
      <w:r>
        <w:t xml:space="preserve"> in advance.</w:t>
      </w:r>
      <w:ins w:id="5" w:author="Initech Financial Group" w:date="2026-05-01T00:00:00Z">
        <w:r>
          <w:t xml:space="preserve"> Scheduled maintenance may not occur during business hours (Monday to Friday, 7:00 AM to 9:00 PM Eastern Time).</w:t>
        </w:r>
      </w:ins>
    </w:p>
    <w:p>
      <w:pPr>
        <w:pStyle w:val="BodyText"/>
      </w:pPr>
      <w:r>
        <w:rPr>
          <w:bCs/>
          <w:b/>
        </w:rPr>
        <w:t xml:space="preserve">2.2 Professional Services.</w:t>
      </w:r>
      <w:r>
        <w:t xml:space="preserve"> Where an Order Form includes professional services (e.g., implementation, training, custom configuration), Vendor will perform such services in a professional and workmanlike manner consistent with industry standards.</w:t>
      </w:r>
    </w:p>
    <w:p>
      <w:pPr>
        <w:pStyle w:val="BodyText"/>
      </w:pPr>
      <w:r>
        <w:rPr>
          <w:b/>
          <w:bCs/>
        </w:rPr>
        <w:t xml:space="preserve">2.3 Changes to Services. </w:t>
      </w:r>
      <w:r>
        <w:t xml:space="preserve">Vendor may update or modify the Services from time to time, provided that no update will materially reduce the core functionality available to Client </w:t>
      </w:r>
      <w:del w:id="6" w:author="Initech Financial Group" w:date="2026-05-01T00:00:00Z">
        <w:r>
          <w:delText>during a paid subscription term without at least ninety (90) days’ prior written notice</w:delText>
        </w:r>
      </w:del>
      <w:r>
        <w:t xml:space="preserve">. </w:t>
      </w:r>
      <w:ins w:id="7" w:author="Initech Financial Group" w:date="2026-05-01T00:00:00Z">
        <w:r>
          <w:t>Any modification to the Services requires Client’s prior written approval if it could affect Client’s regulatory compliance obligations or materially alter the user experience. Vendor shall provide a written impact assessment at least ninety (90) days prior to any such change.</w:t>
        </w:r>
      </w:ins>
    </w:p>
    <w:p>
      <w:pPr>
        <w:pStyle w:val="BodyText"/>
      </w:pPr>
      <w:r>
        <w:rPr>
          <w:b/>
          <w:bCs/>
        </w:rPr>
        <w:t xml:space="preserve">2.4 Support. </w:t>
      </w:r>
      <w:r>
        <w:t xml:space="preserve">Vendor will provide </w:t>
      </w:r>
      <w:del w:id="8" w:author="Initech Financial Group" w:date="2026-05-01T00:00:00Z">
        <w:r>
          <w:delText>standard technical support during business hours (Monday to Friday, 9:00 AM to 5:00 PM Eastern Time), excluding Canadian statutory holidays</w:delText>
        </w:r>
      </w:del>
      <w:r>
        <w:t xml:space="preserve">. </w:t>
      </w:r>
      <w:ins w:id="9" w:author="Initech Financial Group" w:date="2026-05-01T00:00:00Z">
        <w:r>
          <w:t>Vendor will provide technical support on a 24/7/365 basis with the following response time commitments: (a) Critical issues (platform unavailable or data loss risk): response within one (1) hour, resolution within four (4) hours; (b) High priority issues (material feature unavailable): response within two (2) hours, resolution within eight (8) hours; (c) Standard issues: response within one (1) business day.</w:t>
        </w:r>
      </w:ins>
    </w:p>
    <w:p>
      <w:r>
        <w:pict>
          <v:rect style="width:0;height:1.5pt" o:hralign="center" o:hrstd="t" o:hr="t"/>
        </w:pict>
      </w:r>
    </w:p>
    <w:bookmarkEnd w:id="21"/>
    <w:bookmarkStart w:id="22" w:name="client-obligations"/>
    <w:p>
      <w:pPr>
        <w:pStyle w:val="Heading3"/>
      </w:pPr>
      <w:r>
        <w:t xml:space="preserve">3. CLIENT OBLIGATIONS</w:t>
      </w:r>
    </w:p>
    <w:p>
      <w:pPr>
        <w:pStyle w:val="FirstParagraph"/>
      </w:pPr>
      <w:r>
        <w:rPr>
          <w:bCs/>
          <w:b/>
        </w:rPr>
        <w:t xml:space="preserve">3.1</w:t>
      </w:r>
      <w:r>
        <w:t xml:space="preserve"> Client is responsible for: (a) ensuring its authorized users comply with this Agreement and applicable Documentation; (b) the accuracy, legality, and appropriateness of Client Data uploaded to the platform; and (c) maintaining the security and confidentiality of user account credentials.</w:t>
      </w:r>
    </w:p>
    <w:p>
      <w:pPr>
        <w:pStyle w:val="BodyText"/>
      </w:pPr>
      <w:r>
        <w:rPr>
          <w:bCs/>
          <w:b/>
        </w:rPr>
        <w:t xml:space="preserve">3.2</w:t>
      </w:r>
      <w:r>
        <w:t xml:space="preserve"> Client will not: (a) resell, sublicense, or otherwise make the Services available to third parties; (b) use the Services to develop a competing product; (c) attempt to reverse engineer or decompile the platform; or (d) remove or obscure any proprietary notices included in the Services.</w:t>
      </w:r>
    </w:p>
    <w:p>
      <w:r>
        <w:pict>
          <v:rect style="width:0;height:1.5pt" o:hralign="center" o:hrstd="t" o:hr="t"/>
        </w:pict>
      </w:r>
    </w:p>
    <w:bookmarkEnd w:id="22"/>
    <w:bookmarkStart w:id="23" w:name="fees-and-payment"/>
    <w:p>
      <w:pPr>
        <w:pStyle w:val="Heading3"/>
      </w:pPr>
      <w:r>
        <w:t xml:space="preserve">4. FEES AND PAYMENT</w:t>
      </w:r>
    </w:p>
    <w:p>
      <w:pPr>
        <w:pStyle w:val="FirstParagraph"/>
      </w:pPr>
      <w:r>
        <w:rPr>
          <w:bCs/>
          <w:b/>
        </w:rPr>
        <w:t xml:space="preserve">4.1 Fees.</w:t>
      </w:r>
      <w:r>
        <w:t xml:space="preserve"> Client will pay the fees set out in the applicable Order Form. All fees are in Canadian dollars unless otherwise specified.</w:t>
      </w:r>
    </w:p>
    <w:p>
      <w:pPr>
        <w:pStyle w:val="BodyText"/>
      </w:pPr>
      <w:r>
        <w:rPr>
          <w:b/>
          <w:bCs/>
        </w:rPr>
        <w:t xml:space="preserve">4.2 Payment Terms. </w:t>
      </w:r>
      <w:r>
        <w:t xml:space="preserve">Invoices are due within </w:t>
      </w:r>
      <w:del w:id="10" w:author="Initech Financial Group" w:date="2026-05-01T00:00:00Z">
        <w:r>
          <w:delText>thirty (30)</w:delText>
        </w:r>
      </w:del>
      <w:ins w:id="11" w:author="Initech Financial Group" w:date="2026-05-01T00:00:00Z">
        <w:r>
          <w:t>sixty (60)</w:t>
        </w:r>
      </w:ins>
      <w:r>
        <w:t xml:space="preserve"> days of the invoice date. </w:t>
      </w:r>
      <w:del w:id="12" w:author="Initech Financial Group" w:date="2026-05-01T00:00:00Z">
        <w:r>
          <w:delText>Overdue amounts bear interest at 1.5% per month (18% per annum).</w:delText>
        </w:r>
      </w:del>
      <w:ins w:id="13" w:author="Initech Financial Group" w:date="2026-05-01T00:00:00Z">
        <w:r>
          <w:t>Overdue amounts bear interest at the rate of 0.5% per month.</w:t>
        </w:r>
      </w:ins>
    </w:p>
    <w:p>
      <w:pPr>
        <w:pStyle w:val="BodyText"/>
      </w:pPr>
      <w:r>
        <w:rPr>
          <w:bCs/>
          <w:b/>
        </w:rPr>
        <w:t xml:space="preserve">4.3 Taxes.</w:t>
      </w:r>
      <w:r>
        <w:t xml:space="preserve"> Fees are exclusive of applicable taxes. Client is responsible for all taxes arising from the purchase of Services, excluding taxes on Vendor’s net income.</w:t>
      </w:r>
    </w:p>
    <w:p>
      <w:pPr>
        <w:pStyle w:val="BodyText"/>
      </w:pPr>
      <w:r>
        <w:rPr>
          <w:b/>
          <w:bCs/>
        </w:rPr>
        <w:t xml:space="preserve">4.4 Fee Increases. </w:t>
      </w:r>
      <w:r>
        <w:t xml:space="preserve">Vendor may increase fees upon renewal by no more than </w:t>
      </w:r>
      <w:del w:id="14" w:author="Initech Financial Group" w:date="2026-05-01T00:00:00Z">
        <w:r>
          <w:delText>five percent (5%)</w:delText>
        </w:r>
      </w:del>
      <w:ins w:id="15" w:author="Initech Financial Group" w:date="2026-05-01T00:00:00Z">
        <w:r>
          <w:t>three percent (3%)</w:t>
        </w:r>
      </w:ins>
      <w:r>
        <w:t xml:space="preserve"> over the prior term’s fees, provided Vendor gives Client at least </w:t>
      </w:r>
      <w:del w:id="16" w:author="Initech Financial Group" w:date="2026-05-01T00:00:00Z">
        <w:r>
          <w:delText>sixty (60)</w:delText>
        </w:r>
      </w:del>
      <w:ins w:id="17" w:author="Initech Financial Group" w:date="2026-05-01T00:00:00Z">
        <w:r>
          <w:t>ninety (90)</w:t>
        </w:r>
      </w:ins>
      <w:r>
        <w:t xml:space="preserve"> days’ written notice before the renewal date.</w:t>
      </w:r>
    </w:p>
    <w:p>
      <w:pPr>
        <w:pStyle w:val="BodyText"/>
      </w:pPr>
      <w:r>
        <w:rPr>
          <w:b/>
          <w:bCs/>
        </w:rPr>
        <w:t xml:space="preserve">4.5 Disputed Invoices. </w:t>
      </w:r>
      <w:r>
        <w:t xml:space="preserve">If Client disputes any portion of an invoice in good faith, Client will: (a) </w:t>
      </w:r>
      <w:del w:id="18" w:author="Initech Financial Group" w:date="2026-05-01T00:00:00Z">
        <w:r>
          <w:delText>pay the undisputed portion by the due date</w:delText>
        </w:r>
      </w:del>
      <w:ins w:id="19" w:author="Initech Financial Group" w:date="2026-05-01T00:00:00Z">
        <w:r>
          <w:t>have the right to withhold payment of the full invoice until the dispute is resolved</w:t>
        </w:r>
      </w:ins>
      <w:r>
        <w:t xml:space="preserve">; (b) provide written notice of the disputed amount and the basis for the dispute within </w:t>
      </w:r>
      <w:del w:id="20" w:author="Initech Financial Group" w:date="2026-05-01T00:00:00Z">
        <w:r>
          <w:delText>fifteen (15)</w:delText>
        </w:r>
      </w:del>
      <w:ins w:id="21" w:author="Initech Financial Group" w:date="2026-05-01T00:00:00Z">
        <w:r>
          <w:t>thirty (30)</w:t>
        </w:r>
      </w:ins>
      <w:r>
        <w:t xml:space="preserve"> days of the invoice date; and (c) cooperate with Vendor to resolve the dispute promptly. </w:t>
      </w:r>
      <w:ins w:id="22" w:author="Initech Financial Group" w:date="2026-05-01T00:00:00Z">
        <w:r>
          <w:t>Vendor shall not suspend Services during the pendency of any good faith dispute.</w:t>
        </w:r>
      </w:ins>
    </w:p>
    <w:p>
      <w:r>
        <w:pict>
          <v:rect style="width:0;height:1.5pt" o:hralign="center" o:hrstd="t" o:hr="t"/>
        </w:pict>
      </w:r>
    </w:p>
    <w:bookmarkEnd w:id="23"/>
    <w:bookmarkStart w:id="24" w:name="term-and-termination"/>
    <w:p>
      <w:pPr>
        <w:pStyle w:val="Heading3"/>
      </w:pPr>
      <w:r>
        <w:t xml:space="preserve">5. TERM AND TERMINATION</w:t>
      </w:r>
    </w:p>
    <w:p>
      <w:pPr>
        <w:pStyle w:val="FirstParagraph"/>
      </w:pPr>
      <w:r>
        <w:rPr>
          <w:bCs/>
          <w:b/>
        </w:rPr>
        <w:t xml:space="preserve">5.1 Term.</w:t>
      </w:r>
      <w:r>
        <w:t xml:space="preserve"> This Agreement commences on the Effective Date and continues until all Order Forms have expired or been terminated. Each Order Form specifies its own subscription term, which renews automatically for successive one-year periods unless either party provides written notice of non-renewal at least sixty (60) days before the end of the then-current term.</w:t>
      </w:r>
    </w:p>
    <w:p>
      <w:pPr>
        <w:pStyle w:val="BodyText"/>
      </w:pPr>
      <w:r>
        <w:rPr>
          <w:b/>
          <w:bCs/>
        </w:rPr>
        <w:t xml:space="preserve">5.2 Termination for Cause. </w:t>
      </w:r>
      <w:r>
        <w:t xml:space="preserve">Either party may terminate this Agreement or any Order Form upon written notice if the other party: (a) materially breaches this Agreement and fails to cure such breach within </w:t>
      </w:r>
      <w:del w:id="23" w:author="Initech Financial Group" w:date="2026-05-01T00:00:00Z">
        <w:r>
          <w:delText>thirty (30)</w:delText>
        </w:r>
      </w:del>
      <w:ins w:id="24" w:author="Initech Financial Group" w:date="2026-05-01T00:00:00Z">
        <w:r>
          <w:t>fifteen (15)</w:t>
        </w:r>
      </w:ins>
      <w:r>
        <w:t xml:space="preserve"> days of written notice describing the breach in reasonable detail; or (b) becomes insolvent, makes an assignment for the benefit of creditors, or has a receiver appointed. </w:t>
      </w:r>
      <w:ins w:id="25" w:author="Initech Financial Group" w:date="2026-05-01T00:00:00Z">
        <w:r>
          <w:t>5.2(c) Client may terminate this Agreement or any Order Form for convenience upon thirty (30) days’ written notice to Vendor, without liability for any fees beyond the current billing period.</w:t>
        </w:r>
      </w:ins>
    </w:p>
    <w:p>
      <w:pPr>
        <w:pStyle w:val="BodyText"/>
      </w:pPr>
      <w:r>
        <w:rPr>
          <w:b/>
          <w:bCs/>
        </w:rPr>
        <w:t xml:space="preserve">5.3 Effect of Termination. </w:t>
      </w:r>
      <w:r>
        <w:t>Upon termination: (a) Client’s right to access the Services ceases immediately</w:t>
      </w:r>
      <w:ins w:id="26" w:author="Initech Financial Group" w:date="2026-05-01T00:00:00Z">
        <w:r>
          <w:t>, unless Client terminates for cause, in which case access continues for thirty (30) days to facilitate transition</w:t>
        </w:r>
      </w:ins>
      <w:r>
        <w:t xml:space="preserve">; (b) </w:t>
      </w:r>
      <w:del w:id="27" w:author="Initech Financial Group" w:date="2026-05-01T00:00:00Z">
        <w:r>
          <w:delText>all outstanding fees become immediately due and payable</w:delText>
        </w:r>
      </w:del>
      <w:ins w:id="28" w:author="Initech Financial Group" w:date="2026-05-01T00:00:00Z">
        <w:r>
          <w:t>fees are due only for Services received up to the termination date; no early termination fees apply</w:t>
        </w:r>
      </w:ins>
      <w:r>
        <w:t xml:space="preserve">; (c) Vendor will make Client Data available for export for </w:t>
      </w:r>
      <w:del w:id="29" w:author="Initech Financial Group" w:date="2026-05-01T00:00:00Z">
        <w:r>
          <w:delText>thirty (30) days</w:delText>
        </w:r>
      </w:del>
      <w:ins w:id="30" w:author="Initech Financial Group" w:date="2026-05-01T00:00:00Z">
        <w:r>
          <w:t>ninety (90) days</w:t>
        </w:r>
      </w:ins>
      <w:r>
        <w:t>, after which Vendor may delete Client Data; and (d) each party will return or destroy the other party’s Confidential Information upon written request.</w:t>
      </w:r>
    </w:p>
    <w:p>
      <w:pPr>
        <w:pStyle w:val="BodyText"/>
      </w:pPr>
      <w:r>
        <w:rPr>
          <w:bCs/>
          <w:b/>
        </w:rPr>
        <w:t xml:space="preserve">5.4 Survival.</w:t>
      </w:r>
      <w:r>
        <w:t xml:space="preserve"> Sections 1, 4 (to the extent fees are outstanding), 6, 7, 8, 9, and 10 survive termination or expiry of this Agreement.</w:t>
      </w:r>
    </w:p>
    <w:p>
      <w:r>
        <w:pict>
          <v:rect style="width:0;height:1.5pt" o:hralign="center" o:hrstd="t" o:hr="t"/>
        </w:pict>
      </w:r>
    </w:p>
    <w:bookmarkEnd w:id="24"/>
    <w:bookmarkStart w:id="25" w:name="intellectual-property"/>
    <w:p>
      <w:pPr>
        <w:pStyle w:val="Heading3"/>
      </w:pPr>
      <w:r>
        <w:t xml:space="preserve">6. INTELLECTUAL PROPERTY</w:t>
      </w:r>
    </w:p>
    <w:p>
      <w:pPr>
        <w:pStyle w:val="FirstParagraph"/>
      </w:pPr>
      <w:r>
        <w:rPr>
          <w:b/>
          <w:bCs/>
        </w:rPr>
        <w:t xml:space="preserve">6.1 Vendor IP. </w:t>
      </w:r>
      <w:r>
        <w:t>Vendor retains all Intellectual Property Rights in and to the Services, platform, Documentation, and any improvements, modifications, or derivative works thereof</w:t>
      </w:r>
      <w:del w:id="31" w:author="Initech Financial Group" w:date="2026-05-01T00:00:00Z">
        <w:r>
          <w:delText>, including any custom features or configurations developed for Client</w:delText>
        </w:r>
      </w:del>
      <w:r>
        <w:t xml:space="preserve">. </w:t>
      </w:r>
      <w:ins w:id="32" w:author="Initech Financial Group" w:date="2026-05-01T00:00:00Z">
        <w:r>
          <w:t>Notwithstanding the foregoing, any custom features, configurations, or modules developed specifically for Client and funded by Client (“Custom Developments”) shall be owned solely by Client upon full payment of the applicable fees therefor. Vendor is granted a non-exclusive, royalty-free licence to use Custom Developments solely to provide Services to Client.</w:t>
        </w:r>
      </w:ins>
    </w:p>
    <w:p>
      <w:pPr>
        <w:pStyle w:val="BodyText"/>
      </w:pPr>
      <w:r>
        <w:rPr>
          <w:bCs/>
          <w:b/>
        </w:rPr>
        <w:t xml:space="preserve">6.2 Client Data.</w:t>
      </w:r>
      <w:r>
        <w:t xml:space="preserve"> Client retains all rights in and to Client Data. Client grants Vendor a limited, non-exclusive licence to process Client Data solely to provide the Services.</w:t>
      </w:r>
    </w:p>
    <w:p>
      <w:pPr>
        <w:pStyle w:val="BodyText"/>
      </w:pPr>
      <w:r>
        <w:rPr>
          <w:b/>
          <w:bCs/>
        </w:rPr>
        <w:t xml:space="preserve">6.3 Feedback. </w:t>
      </w:r>
      <w:del w:id="33" w:author="Initech Financial Group" w:date="2026-05-01T00:00:00Z">
        <w:r>
          <w:delText>If Client provides suggestions or feedback regarding the Services, Vendor may use such feedback without restriction and without obligation to Client.</w:delText>
        </w:r>
      </w:del>
      <w:ins w:id="34" w:author="Initech Financial Group" w:date="2026-05-01T00:00:00Z">
        <w:r>
          <w:t>If Client provides suggestions or feedback, Vendor may use such feedback solely to improve the Services provided to Client. Vendor shall not use Client feedback to develop features or improvements made available to other clients without Client’s prior written consent.</w:t>
        </w:r>
      </w:ins>
    </w:p>
    <w:p>
      <w:pPr>
        <w:pStyle w:val="BodyText"/>
      </w:pPr>
      <w:r>
        <w:rPr>
          <w:bCs/>
          <w:b/>
        </w:rPr>
        <w:t xml:space="preserve">6.4 Restrictions.</w:t>
      </w:r>
      <w:r>
        <w:t xml:space="preserve"> Nothing in this Agreement transfers ownership of any Intellectual Property Rights from one party to the other.</w:t>
      </w:r>
    </w:p>
    <w:p>
      <w:r>
        <w:pict>
          <v:rect style="width:0;height:1.5pt" o:hralign="center" o:hrstd="t" o:hr="t"/>
        </w:pict>
      </w:r>
    </w:p>
    <w:bookmarkEnd w:id="25"/>
    <w:bookmarkStart w:id="26" w:name="liability"/>
    <w:p>
      <w:pPr>
        <w:pStyle w:val="Heading3"/>
      </w:pPr>
      <w:r>
        <w:t xml:space="preserve">7. LIABILITY</w:t>
      </w:r>
    </w:p>
    <w:p>
      <w:pPr>
        <w:pStyle w:val="FirstParagraph"/>
      </w:pPr>
      <w:r>
        <w:rPr>
          <w:b/>
          <w:bCs/>
        </w:rPr>
        <w:t xml:space="preserve">7.1 Limitation of Liability. </w:t>
      </w:r>
      <w:r>
        <w:t xml:space="preserve">To the maximum extent permitted by applicable law, </w:t>
      </w:r>
      <w:del w:id="35" w:author="Initech Financial Group" w:date="2026-05-01T00:00:00Z">
        <w:r>
          <w:delText>each party’s</w:delText>
        </w:r>
      </w:del>
      <w:ins w:id="36" w:author="Initech Financial Group" w:date="2026-05-01T00:00:00Z">
        <w:r>
          <w:t>Vendor’s</w:t>
        </w:r>
      </w:ins>
      <w:r>
        <w:t xml:space="preserve"> total aggregate liability to </w:t>
      </w:r>
      <w:del w:id="37" w:author="Initech Financial Group" w:date="2026-05-01T00:00:00Z">
        <w:r>
          <w:delText>the other party</w:delText>
        </w:r>
      </w:del>
      <w:ins w:id="38" w:author="Initech Financial Group" w:date="2026-05-01T00:00:00Z">
        <w:r>
          <w:t>Client</w:t>
        </w:r>
      </w:ins>
      <w:r>
        <w:t xml:space="preserve"> arising out of or related to this Agreement, whether in contract, tort, or otherwise, shall not exceed the total fees paid or payable by Client in the twelve (12) months immediately preceding the event giving rise to the claim. </w:t>
      </w:r>
      <w:ins w:id="39" w:author="Initech Financial Group" w:date="2026-05-01T00:00:00Z">
        <w:r>
          <w:t>Notwithstanding the foregoing, the liability cap in this Section 7.1 shall not apply to: (a) claims arising from a breach of Section 9 (Data Protection) or any unauthorized access to or disclosure of Client Data; (b) Vendor’s gross negligence or wilful misconduct; or (c) Vendor’s indemnification obligations. In the case of (a), Vendor’s liability shall be uncapped.</w:t>
        </w:r>
      </w:ins>
    </w:p>
    <w:p>
      <w:pPr>
        <w:pStyle w:val="BodyText"/>
      </w:pPr>
      <w:r>
        <w:rPr>
          <w:b/>
          <w:bCs/>
        </w:rPr>
        <w:t xml:space="preserve">7.2 Exclusion of Consequential Damages. </w:t>
      </w:r>
      <w:del w:id="40" w:author="Initech Financial Group" w:date="2026-05-01T00:00:00Z">
        <w:r>
          <w:delText>Neither party shall be liable for any indirect, incidental, special, punitive, or consequential damages, including lost profits or loss of data, even if advised of the possibility of such damages.</w:delText>
        </w:r>
      </w:del>
      <w:ins w:id="41" w:author="Initech Financial Group" w:date="2026-05-01T00:00:00Z">
        <w:r>
          <w:t>Vendor shall not be liable for any indirect, incidental, special, or punitive damages. The exclusion of consequential damages shall not apply to Client’s claims arising from a data breach, unauthorized disclosure of Confidential Information, or Vendor’s gross negligence or wilful misconduct.</w:t>
        </w:r>
      </w:ins>
    </w:p>
    <w:p>
      <w:pPr>
        <w:rPr>
          <w:ins w:id="43" w:author="Initech Financial Group" w:date="2026-05-01T00:00:00Z"/>
        </w:rPr>
      </w:pPr>
      <w:ins w:id="42" w:author="Initech Financial Group" w:date="2026-05-01T00:00:00Z">
        <w:r>
          <w:t>7.3 Minimum Insurance. Vendor shall maintain throughout the term: (a) commercial general liability insurance of not less than $5,000,000 per occurrence; (b) professional liability (errors and omissions) insurance of not less than $5,000,000 per occurrence; and (c) cyber liability insurance of not less than $10,000,000 per occurrence. Vendor shall provide certificates of insurance to Client upon request.</w:t>
        </w:r>
      </w:ins>
    </w:p>
    <w:p>
      <w:pPr>
        <w:rPr>
          <w:ins w:id="45" w:author="Initech Financial Group" w:date="2026-05-01T00:00:00Z"/>
        </w:rPr>
      </w:pPr>
      <w:ins w:id="44" w:author="Initech Financial Group" w:date="2026-05-01T00:00:00Z">
        <w:r>
          <w:t>7.4 Indemnification. Vendor shall indemnify, defend, and hold harmless Client and its officers, directors, employees, and affiliates from and against any claims, damages, losses, and expenses (including reasonable legal fees) arising from: (a) Vendor’s breach of this Agreement; (b) any claim that the Services infringe a third party’s intellectual property rights; or (c) any unauthorized access to or disclosure of Client Data caused by Vendor’s acts or omissions.</w:t>
        </w:r>
      </w:ins>
    </w:p>
    <w:p>
      <w:pPr>
        <w:pStyle w:val="BodyText"/>
      </w:pPr>
      <w:r>
        <w:rPr>
          <w:bCs/>
          <w:b/>
        </w:rPr>
        <w:t xml:space="preserve">7.3 Essential Basis.</w:t>
      </w:r>
      <w:r>
        <w:t xml:space="preserve"> The parties acknowledge that the limitations in this Section 7 reflect a reasonable allocation of risk and are an essential basis of the bargain between the parties.</w:t>
      </w:r>
    </w:p>
    <w:p>
      <w:r>
        <w:pict>
          <v:rect style="width:0;height:1.5pt" o:hralign="center" o:hrstd="t" o:hr="t"/>
        </w:pict>
      </w:r>
    </w:p>
    <w:bookmarkEnd w:id="26"/>
    <w:bookmarkStart w:id="27" w:name="confidentiality"/>
    <w:p>
      <w:pPr>
        <w:pStyle w:val="Heading3"/>
      </w:pPr>
      <w:r>
        <w:t xml:space="preserve">8. CONFIDENTIALITY</w:t>
      </w:r>
    </w:p>
    <w:p>
      <w:pPr>
        <w:pStyle w:val="FirstParagraph"/>
      </w:pPr>
      <w:r>
        <w:rPr>
          <w:bCs/>
          <w:b/>
        </w:rPr>
        <w:t xml:space="preserve">8.1 Definition.</w:t>
      </w:r>
      <w:r>
        <w:t xml:space="preserve"> “Confidential Information” means any non-public information disclosed by one party to the other that is designated as confidential or that reasonably should be understood to be confidential.</w:t>
      </w:r>
    </w:p>
    <w:p>
      <w:pPr>
        <w:pStyle w:val="BodyText"/>
      </w:pPr>
      <w:r>
        <w:rPr>
          <w:bCs/>
          <w:b/>
        </w:rPr>
        <w:t xml:space="preserve">8.2 Obligations.</w:t>
      </w:r>
      <w:r>
        <w:t xml:space="preserve"> Each party agrees to hold the other’s Confidential Information in confidence using at least the same care it uses for its own confidential information (no less than reasonable care), and to use it solely to exercise rights or fulfill obligations under this Agreement.</w:t>
      </w:r>
    </w:p>
    <w:p>
      <w:pPr>
        <w:pStyle w:val="BodyText"/>
      </w:pPr>
      <w:r>
        <w:rPr>
          <w:bCs/>
          <w:b/>
        </w:rPr>
        <w:t xml:space="preserve">8.3 Exceptions.</w:t>
      </w:r>
      <w:r>
        <w:t xml:space="preserve"> The obligations in Section 8.2 do not apply to information that: (a) becomes publicly available through no fault of the Receiving Party; (b) was known to the Receiving Party prior to disclosure; (c) is received from a third party without restriction; or (d) is independently developed without reference to the Confidential Information.</w:t>
      </w:r>
    </w:p>
    <w:p>
      <w:r>
        <w:pict>
          <v:rect style="width:0;height:1.5pt" o:hralign="center" o:hrstd="t" o:hr="t"/>
        </w:pict>
      </w:r>
    </w:p>
    <w:bookmarkEnd w:id="27"/>
    <w:bookmarkStart w:id="28" w:name="data-protection"/>
    <w:p>
      <w:pPr>
        <w:pStyle w:val="Heading3"/>
      </w:pPr>
      <w:r>
        <w:t xml:space="preserve">9. DATA PROTECTION</w:t>
      </w:r>
    </w:p>
    <w:p>
      <w:pPr>
        <w:pStyle w:val="FirstParagraph"/>
      </w:pPr>
      <w:r>
        <w:rPr>
          <w:b/>
          <w:bCs/>
        </w:rPr>
        <w:t xml:space="preserve">9.1 Data Processing. </w:t>
      </w:r>
      <w:r>
        <w:t xml:space="preserve">To the extent Vendor processes personal information on behalf of Client, Vendor will: (a) process such data only in accordance with Client’s documented instructions; (b) implement </w:t>
      </w:r>
      <w:del w:id="46" w:author="Initech Financial Group" w:date="2026-05-01T00:00:00Z">
        <w:r>
          <w:delText>appropriate</w:delText>
        </w:r>
      </w:del>
      <w:ins w:id="47" w:author="Initech Financial Group" w:date="2026-05-01T00:00:00Z">
        <w:r>
          <w:t>industry-leading</w:t>
        </w:r>
      </w:ins>
      <w:r>
        <w:t xml:space="preserve"> technical and organizational security measures</w:t>
      </w:r>
      <w:del w:id="48" w:author="Initech Financial Group" w:date="2026-05-01T00:00:00Z">
        <w:r>
          <w:delText>;</w:delText>
        </w:r>
      </w:del>
      <w:ins w:id="49" w:author="Initech Financial Group" w:date="2026-05-01T00:00:00Z">
        <w:r>
          <w:t xml:space="preserve"> consistent with ISO 27001 or SOC 2 Type II standards, evidence of which shall be provided to Client annually;</w:t>
        </w:r>
      </w:ins>
      <w:r>
        <w:t xml:space="preserve"> and (c) notify Client </w:t>
      </w:r>
      <w:del w:id="50" w:author="Initech Financial Group" w:date="2026-05-01T00:00:00Z">
        <w:r>
          <w:delText>promptly</w:delText>
        </w:r>
      </w:del>
      <w:ins w:id="51" w:author="Initech Financial Group" w:date="2026-05-01T00:00:00Z">
        <w:r>
          <w:t>within twenty-four (24) hours</w:t>
        </w:r>
      </w:ins>
      <w:r>
        <w:t xml:space="preserve"> upon becoming aware of any unauthorized access to Client Data.</w:t>
      </w:r>
    </w:p>
    <w:p>
      <w:pPr>
        <w:pStyle w:val="BodyText"/>
      </w:pPr>
      <w:r>
        <w:rPr>
          <w:b/>
          <w:bCs/>
        </w:rPr>
        <w:t xml:space="preserve">9.2 Data Location. </w:t>
      </w:r>
      <w:r>
        <w:t>Client Data will be stored and processed in Canada</w:t>
      </w:r>
      <w:ins w:id="52" w:author="Initech Financial Group" w:date="2026-05-01T00:00:00Z">
        <w:r>
          <w:t>, specifically within the Province of Ontario,</w:t>
        </w:r>
      </w:ins>
      <w:r>
        <w:t xml:space="preserve"> unless otherwise agreed in writing. </w:t>
      </w:r>
      <w:ins w:id="53" w:author="Initech Financial Group" w:date="2026-05-01T00:00:00Z">
        <w:r>
          <w:t>Vendor shall not transfer, replicate, or back up Client Data outside of Ontario without Client’s prior written consent.</w:t>
        </w:r>
      </w:ins>
    </w:p>
    <w:p>
      <w:pPr>
        <w:rPr>
          <w:ins w:id="55" w:author="Initech Financial Group" w:date="2026-05-01T00:00:00Z"/>
        </w:rPr>
      </w:pPr>
      <w:ins w:id="54" w:author="Initech Financial Group" w:date="2026-05-01T00:00:00Z">
        <w:r>
          <w:t>9.3 Audit Rights. Upon reasonable prior written notice of not less than forty-eight (48) hours, Client shall have the right, no more than twice per calendar year, to audit Vendor’s information security controls, data handling practices, and compliance with this Agreement, either directly or through a qualified third-party auditor. Vendor shall cooperate fully with any such audit and bear the costs of its own personnel in connection therewith.</w:t>
        </w:r>
      </w:ins>
    </w:p>
    <w:p>
      <w:pPr>
        <w:pStyle w:val="BodyText"/>
      </w:pPr>
      <w:r>
        <w:rPr>
          <w:bCs/>
          <w:b/>
        </w:rPr>
        <w:t xml:space="preserve">9.3 Compliance.</w:t>
      </w:r>
      <w:r>
        <w:t xml:space="preserve"> Each party is responsible for its own compliance with applicable privacy and data protection laws, including the Personal Information Protection and Electronic Documents Act (PIPEDA) and applicable provincial privacy legislation.</w:t>
      </w:r>
    </w:p>
    <w:p>
      <w:r>
        <w:pict>
          <v:rect style="width:0;height:1.5pt" o:hralign="center" o:hrstd="t" o:hr="t"/>
        </w:pict>
      </w:r>
    </w:p>
    <w:bookmarkEnd w:id="28"/>
    <w:bookmarkStart w:id="29" w:name="general"/>
    <w:p>
      <w:pPr>
        <w:pStyle w:val="Heading3"/>
      </w:pPr>
      <w:r>
        <w:t xml:space="preserve">10. GENERAL</w:t>
      </w:r>
    </w:p>
    <w:p>
      <w:pPr>
        <w:pStyle w:val="FirstParagraph"/>
      </w:pPr>
      <w:r>
        <w:rPr>
          <w:bCs/>
          <w:b/>
        </w:rPr>
        <w:t xml:space="preserve">10.1 Governing Law.</w:t>
      </w:r>
      <w:r>
        <w:t xml:space="preserve"> This Agreement is governed by the laws of the Province of Ontario and the federal laws of Canada applicable therein. Each party irrevocably submits to the exclusive jurisdiction of the courts of Ontario.</w:t>
      </w:r>
    </w:p>
    <w:p>
      <w:pPr>
        <w:pStyle w:val="BodyText"/>
      </w:pPr>
      <w:r>
        <w:rPr>
          <w:bCs/>
          <w:b/>
        </w:rPr>
        <w:t xml:space="preserve">10.2 Entire Agreement.</w:t>
      </w:r>
      <w:r>
        <w:t xml:space="preserve"> This Agreement, together with all Order Forms, constitutes the entire agreement between the parties and supersedes all prior negotiations, representations, and understandings relating to its subject matter.</w:t>
      </w:r>
    </w:p>
    <w:p>
      <w:pPr>
        <w:pStyle w:val="BodyText"/>
      </w:pPr>
      <w:r>
        <w:rPr>
          <w:bCs/>
          <w:b/>
        </w:rPr>
        <w:t xml:space="preserve">10.3 Order of Precedence.</w:t>
      </w:r>
      <w:r>
        <w:t xml:space="preserve"> In the event of a conflict between this Agreement and an Order Form, the Order Form prevails unless it expressly states otherwise.</w:t>
      </w:r>
    </w:p>
    <w:p>
      <w:pPr>
        <w:pStyle w:val="BodyText"/>
      </w:pPr>
      <w:r>
        <w:rPr>
          <w:bCs/>
          <w:b/>
        </w:rPr>
        <w:t xml:space="preserve">10.4 Amendments.</w:t>
      </w:r>
      <w:r>
        <w:t xml:space="preserve"> This Agreement may only be amended by a written instrument signed by authorized representatives of both parties.</w:t>
      </w:r>
    </w:p>
    <w:p>
      <w:pPr>
        <w:pStyle w:val="BodyText"/>
      </w:pPr>
      <w:r>
        <w:rPr>
          <w:bCs/>
          <w:b/>
        </w:rPr>
        <w:t xml:space="preserve">10.5 Assignment.</w:t>
      </w:r>
      <w:r>
        <w:t xml:space="preserve"> Neither party may assign this Agreement without the other party’s prior written consent, except that either party may assign this Agreement to a successor in connection with a merger, acquisition, or sale of all or substantially all of its assets, provided the successor assumes all obligations hereunder.</w:t>
      </w:r>
    </w:p>
    <w:p>
      <w:pPr>
        <w:pStyle w:val="BodyText"/>
      </w:pPr>
      <w:r>
        <w:rPr>
          <w:bCs/>
          <w:b/>
        </w:rPr>
        <w:t xml:space="preserve">10.6 Force Majeure.</w:t>
      </w:r>
      <w:r>
        <w:t xml:space="preserve"> Neither party is liable for delays or failures in performance caused by circumstances beyond its reasonable control.</w:t>
      </w:r>
    </w:p>
    <w:p>
      <w:pPr>
        <w:pStyle w:val="BodyText"/>
      </w:pPr>
      <w:r>
        <w:rPr>
          <w:bCs/>
          <w:b/>
        </w:rPr>
        <w:t xml:space="preserve">10.7 Severability.</w:t>
      </w:r>
      <w:r>
        <w:t xml:space="preserve"> If any provision of this Agreement is held invalid or unenforceable, the remaining provisions continue in full force.</w:t>
      </w:r>
    </w:p>
    <w:p>
      <w:pPr>
        <w:pStyle w:val="BodyText"/>
      </w:pPr>
      <w:r>
        <w:rPr>
          <w:bCs/>
          <w:b/>
        </w:rPr>
        <w:t xml:space="preserve">10.8 Counterparts.</w:t>
      </w:r>
      <w:r>
        <w:t xml:space="preserve"> This Agreement may be executed in counterparts, including by electronic signature, each of which is deemed an original.</w:t>
      </w:r>
    </w:p>
    <w:p>
      <w:pPr>
        <w:rPr>
          <w:ins w:id="57" w:author="Initech Financial Group" w:date="2026-05-01T00:00:00Z"/>
        </w:rPr>
      </w:pPr>
      <w:ins w:id="56" w:author="Initech Financial Group" w:date="2026-05-01T00:00:00Z">
        <w:r>
          <w:t>10.9 Step-in Rights. In the event Vendor is unable or unwilling to perform its obligations under this Agreement, Client shall have the right, upon written notice, to assume direct control of the Services or to appoint a third party to do so, and Vendor shall cooperate fully with such transition at no additional cost to Client.</w:t>
        </w:r>
      </w:ins>
    </w:p>
    <w:p>
      <w:r>
        <w:pict>
          <v:rect style="width:0;height:1.5pt" o:hralign="center" o:hrstd="t" o:hr="t"/>
        </w:pict>
      </w:r>
    </w:p>
    <w:bookmarkEnd w:id="29"/>
    <w:bookmarkStart w:id="30" w:name="signatures"/>
    <w:p>
      <w:pPr>
        <w:pStyle w:val="Heading3"/>
      </w:pPr>
      <w:r>
        <w:t xml:space="preserve">SIGNATURES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Dunder AI Inc.</w:t>
            </w:r>
          </w:p>
        </w:tc>
        <w:tc>
          <w:tcPr/>
          <w:p>
            <w:pPr>
              <w:pStyle w:val="Compact"/>
              <w:jc w:val="left"/>
            </w:pPr>
            <w:r>
              <w:rPr>
                <w:bCs/>
                <w:b/>
              </w:rPr>
              <w:t xml:space="preserve">Initech Financial Group Inc.</w:t>
            </w:r>
          </w:p>
        </w:tc>
      </w:tr>
      <w:tr>
        <w:tc>
          <w:tcPr/>
          <w:p>
            <w:pPr>
              <w:pStyle w:val="Compact"/>
              <w:jc w:val="left"/>
            </w:pPr>
            <w:r>
              <w:t xml:space="preserve">Signature: ___________________</w:t>
            </w:r>
          </w:p>
        </w:tc>
        <w:tc>
          <w:tcPr/>
          <w:p>
            <w:pPr>
              <w:pStyle w:val="Compact"/>
              <w:jc w:val="left"/>
            </w:pPr>
            <w:r>
              <w:t xml:space="preserve">Signature: ___________________</w:t>
            </w:r>
          </w:p>
        </w:tc>
      </w:tr>
      <w:tr>
        <w:tc>
          <w:tcPr/>
          <w:p>
            <w:pPr>
              <w:pStyle w:val="Compact"/>
              <w:jc w:val="left"/>
            </w:pPr>
            <w:r>
              <w:t xml:space="preserve">Name: ___________________</w:t>
            </w:r>
          </w:p>
        </w:tc>
        <w:tc>
          <w:tcPr/>
          <w:p>
            <w:pPr>
              <w:pStyle w:val="Compact"/>
              <w:jc w:val="left"/>
            </w:pPr>
            <w:r>
              <w:t xml:space="preserve">Name: ___________________</w:t>
            </w:r>
          </w:p>
        </w:tc>
      </w:tr>
      <w:tr>
        <w:tc>
          <w:tcPr/>
          <w:p>
            <w:pPr>
              <w:pStyle w:val="Compact"/>
              <w:jc w:val="left"/>
            </w:pPr>
            <w:r>
              <w:t xml:space="preserve">Title: ___________________</w:t>
            </w:r>
          </w:p>
        </w:tc>
        <w:tc>
          <w:tcPr/>
          <w:p>
            <w:pPr>
              <w:pStyle w:val="Compact"/>
              <w:jc w:val="left"/>
            </w:pPr>
            <w:r>
              <w:t xml:space="preserve">Title: ___________________</w:t>
            </w:r>
          </w:p>
        </w:tc>
      </w:tr>
      <w:tr>
        <w:tc>
          <w:tcPr/>
          <w:p>
            <w:pPr>
              <w:pStyle w:val="Compact"/>
              <w:jc w:val="left"/>
            </w:pPr>
            <w:r>
              <w:t xml:space="preserve">Date: ___________________</w:t>
            </w:r>
          </w:p>
        </w:tc>
        <w:tc>
          <w:tcPr/>
          <w:p>
            <w:pPr>
              <w:pStyle w:val="Compact"/>
              <w:jc w:val="left"/>
            </w:pPr>
            <w:r>
              <w:t xml:space="preserve">Date: ___________________</w:t>
            </w:r>
          </w:p>
        </w:tc>
      </w:tr>
    </w:tbl>
    <w:bookmarkEnd w:id="30"/>
    <w:bookmarkEnd w:id="31"/>
    <w:bookmarkEnd w:id="32"/>
    <w:sectPr/>
  </w:body>
</w:document>
</file>

<file path=word/comments.xml><?xml version="1.0" encoding="utf-8"?>
<w:comments xmlns:wpc="http://schemas.microsoft.com/office/word/2010/wordprocessingCanvas" xmlns:w="http://schemas.openxmlformats.org/wordprocessingml/2006/main" xmlns:w14="http://schemas.microsoft.com/office/word/2010/wordml" xmlns:r="http://schemas.openxmlformats.org/officeDocument/2006/relationships">
  <w:comment w:id="0" w:author="Initech Financial Group" w:date="2026-05-01T00:00:00Z" w:initials="IFG">
    <w:p>
      <w:pPr>
        <w:pStyle w:val="CommentText"/>
      </w:pPr>
      <w:r>
        <w:rPr>
          <w:rStyle w:val="CommentReference"/>
        </w:rPr>
        <w:annotationRef/>
      </w:r>
      <w:r>
        <w:t xml:space="preserve">99.5% equates to approximately 3.6 hours of downtime per month. Not acceptable for a platform handling financial documents. Maintenance must be outside business hours.</w:t>
      </w:r>
    </w:p>
  </w:comment>
  <w:comment w:id="1" w:author="Initech Financial Group" w:date="2026-05-01T00:00:00Z" w:initials="IFG">
    <w:p>
      <w:pPr>
        <w:pStyle w:val="CommentText"/>
      </w:pPr>
      <w:r>
        <w:rPr>
          <w:rStyle w:val="CommentReference"/>
        </w:rPr>
        <w:annotationRef/>
      </w:r>
      <w:r>
        <w:t xml:space="preserve">As a regulated financial institution, we cannot have a vendor unilaterally modify a platform we rely on. We need approval rights over material changes.</w:t>
      </w:r>
    </w:p>
  </w:comment>
  <w:comment w:id="2" w:author="Initech Financial Group" w:date="2026-05-01T00:00:00Z" w:initials="IFG">
    <w:p>
      <w:pPr>
        <w:pStyle w:val="CommentText"/>
      </w:pPr>
      <w:r>
        <w:rPr>
          <w:rStyle w:val="CommentReference"/>
        </w:rPr>
        <w:annotationRef/>
      </w:r>
      <w:r>
        <w:t xml:space="preserve">Business hours support is not acceptable. Our teams work across time zones and require 24/7 coverage.</w:t>
      </w:r>
    </w:p>
  </w:comment>
  <w:comment w:id="3" w:author="Initech Financial Group" w:date="2026-05-01T00:00:00Z" w:initials="IFG">
    <w:p>
      <w:pPr>
        <w:pStyle w:val="CommentText"/>
      </w:pPr>
      <w:r>
        <w:rPr>
          <w:rStyle w:val="CommentReference"/>
        </w:rPr>
        <w:annotationRef/>
      </w:r>
      <w:r>
        <w:t xml:space="preserve">Net 60 is our standard AP cycle. The 18% interest rate is punitive and unacceptable.</w:t>
      </w:r>
    </w:p>
  </w:comment>
  <w:comment w:id="4" w:author="Initech Financial Group" w:date="2026-05-01T00:00:00Z" w:initials="IFG">
    <w:p>
      <w:pPr>
        <w:pStyle w:val="CommentText"/>
      </w:pPr>
      <w:r>
        <w:rPr>
          <w:rStyle w:val="CommentReference"/>
        </w:rPr>
        <w:annotationRef/>
      </w:r>
      <w:r>
        <w:t xml:space="preserve">We cannot be obligated to pay an invoice we are disputing. Vendor cannot hold our access hostage during a billing dispute.</w:t>
      </w:r>
    </w:p>
  </w:comment>
  <w:comment w:id="5" w:author="Initech Financial Group" w:date="2026-05-01T00:00:00Z" w:initials="IFG">
    <w:p>
      <w:pPr>
        <w:pStyle w:val="CommentText"/>
      </w:pPr>
      <w:r>
        <w:rPr>
          <w:rStyle w:val="CommentReference"/>
        </w:rPr>
        <w:annotationRef/>
      </w:r>
      <w:r>
        <w:t xml:space="preserve">30 days to cure is too long. 15 days is sufficient. We also require a convenience termination right.</w:t>
      </w:r>
    </w:p>
  </w:comment>
  <w:comment w:id="6" w:author="Initech Financial Group" w:date="2026-05-01T00:00:00Z" w:initials="IFG">
    <w:p>
      <w:pPr>
        <w:pStyle w:val="CommentText"/>
      </w:pPr>
      <w:r>
        <w:rPr>
          <w:rStyle w:val="CommentReference"/>
        </w:rPr>
        <w:annotationRef/>
      </w:r>
      <w:r>
        <w:t xml:space="preserve">If we are paying for custom development, we own it. Non-negotiable. We will not fund development of features that Vendor then sells to our competitors.</w:t>
      </w:r>
    </w:p>
  </w:comment>
  <w:comment w:id="7" w:author="Initech Financial Group" w:date="2026-05-01T00:00:00Z" w:initials="IFG">
    <w:p>
      <w:pPr>
        <w:pStyle w:val="CommentText"/>
      </w:pPr>
      <w:r>
        <w:rPr>
          <w:rStyle w:val="CommentReference"/>
        </w:rPr>
        <w:annotationRef/>
      </w:r>
      <w:r>
        <w:t xml:space="preserve">Our feedback reflects our operational workflows and competitive strategy. We cannot have Vendor using it to build products for our competitors.</w:t>
      </w:r>
    </w:p>
  </w:comment>
  <w:comment w:id="8" w:author="Initech Financial Group" w:date="2026-05-01T00:00:00Z" w:initials="IFG">
    <w:p>
      <w:pPr>
        <w:pStyle w:val="CommentText"/>
      </w:pPr>
      <w:r>
        <w:rPr>
          <w:rStyle w:val="CommentReference"/>
        </w:rPr>
        <w:annotationRef/>
      </w:r>
      <w:r>
        <w:t xml:space="preserve">A liability cap on data breaches is unacceptable for a financial institution. The cap stays for ordinary commercial disputes but not for data incidents.</w:t>
      </w:r>
    </w:p>
  </w:comment>
  <w:comment w:id="9" w:author="Initech Financial Group" w:date="2026-05-01T00:00:00Z" w:initials="IFG">
    <w:p>
      <w:pPr>
        <w:pStyle w:val="CommentText"/>
      </w:pPr>
      <w:r>
        <w:rPr>
          <w:rStyle w:val="CommentReference"/>
        </w:rPr>
        <w:annotationRef/>
      </w:r>
      <w:r>
        <w:t xml:space="preserve">Full insurance requirements are standard for all Initech technology vendors.</w:t>
      </w:r>
    </w:p>
  </w:comment>
  <w:comment w:id="10" w:author="Initech Financial Group" w:date="2026-05-01T00:00:00Z" w:initials="IFG">
    <w:p>
      <w:pPr>
        <w:pStyle w:val="CommentText"/>
      </w:pPr>
      <w:r>
        <w:rPr>
          <w:rStyle w:val="CommentReference"/>
        </w:rPr>
        <w:annotationRef/>
      </w:r>
      <w:r>
        <w:t xml:space="preserve">"Appropriate" is subjective. We require ISO 27001 or SOC 2 Type II. 24-hour breach notification is required under our OSFI obligations.</w:t>
      </w:r>
    </w:p>
  </w:comment>
  <w:comment w:id="11" w:author="Initech Financial Group" w:date="2026-05-01T00:00:00Z" w:initials="IFG">
    <w:p>
      <w:pPr>
        <w:pStyle w:val="CommentText"/>
      </w:pPr>
      <w:r>
        <w:rPr>
          <w:rStyle w:val="CommentReference"/>
        </w:rPr>
        <w:annotationRef/>
      </w:r>
      <w:r>
        <w:t xml:space="preserve">Audit rights are mandatory under our OSFI third-party risk management requirements.</w:t>
      </w:r>
    </w:p>
  </w:comment>
  <w:comment w:id="12" w:author="Initech Financial Group" w:date="2026-05-01T00:00:00Z" w:initials="IFG">
    <w:p>
      <w:pPr>
        <w:pStyle w:val="CommentText"/>
      </w:pPr>
      <w:r>
        <w:rPr>
          <w:rStyle w:val="CommentReference"/>
        </w:rPr>
        <w:annotationRef/>
      </w:r>
      <w:r>
        <w:t xml:space="preserve">Required under our operational resilience framework as a systemically important financial institution.</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2026-05-06T15:48:50Z</dcterms:created>
  <dcterms:modified xsi:type="dcterms:W3CDTF">2026-05-06T15:48:50Z</dcterms:modified>
</cp:coreProperties>
</file>

<file path=docProps/custom.xml><?xml version="1.0" encoding="utf-8"?>
<Properties xmlns="http://schemas.openxmlformats.org/officeDocument/2006/custom-properties" xmlns:vt="http://schemas.openxmlformats.org/officeDocument/2006/docPropsVTypes"/>
</file>