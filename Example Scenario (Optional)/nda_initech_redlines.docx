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on-disclosure-agreement"/>
    <w:p>
      <w:pPr>
        <w:pStyle w:val="Heading1"/>
      </w:pPr>
      <w:r>
        <w:t xml:space="preserve">Non-Disclosure Agreement</w:t>
      </w:r>
    </w:p>
    <w:p>
      <w:pPr>
        <w:pStyle w:val="FirstParagraph"/>
      </w:pPr>
      <w:r>
        <w:rPr>
          <w:bCs/>
          <w:b/>
        </w:rPr>
        <w:t xml:space="preserve">Dunder AI Inc. &amp; Initech Financial Group Inc.</w:t>
      </w:r>
      <w:r>
        <w:t xml:space="preserve"> </w:t>
      </w:r>
      <w:r>
        <w:rPr>
          <w:iCs/>
          <w:i/>
        </w:rPr>
        <w:t xml:space="preserve">Original Draft — Proposed by Dunder AI</w:t>
      </w:r>
    </w:p>
    <w:p>
      <w:r>
        <w:pict>
          <v:rect style="width:0;height:1.5pt" o:hralign="center" o:hrstd="t" o:hr="t"/>
        </w:pict>
      </w:r>
    </w:p>
    <w:bookmarkStart w:id="29" w:name="mutual-non-disclosure-agreement"/>
    <w:p>
      <w:pPr>
        <w:pStyle w:val="Heading2"/>
      </w:pPr>
      <w:del w:id="1" w:author="Initech Financial Group" w:date="2026-05-01T00:00:00Z">
        <w:r>
          <w:delText>MUTUAL</w:delText>
        </w:r>
      </w:del>
      <w:ins w:id="2" w:author="Initech Financial Group" w:date="2026-05-01T00:00:00Z">
        <w:r>
          <w:t>ONE-WAY</w:t>
        </w:r>
      </w:ins>
      <w:r>
        <w:t xml:space="preserve"> NON-DISCLOSURE AGREEMENT</w:t>
      </w:r>
    </w:p>
    <w:p>
      <w:pPr>
        <w:pStyle w:val="FirstParagraph"/>
      </w:pPr>
      <w:r>
        <w:t xml:space="preserve">This </w:t>
      </w:r>
      <w:del w:id="3" w:author="Initech Financial Group" w:date="2026-05-01T00:00:00Z">
        <w:r>
          <w:delText xml:space="preserve">Mutual </w:delText>
        </w:r>
      </w:del>
      <w:ins w:id="4" w:author="Initech Financial Group" w:date="2026-05-01T00:00:00Z">
        <w:r>
          <w:t xml:space="preserve">One-Way </w:t>
        </w:r>
      </w:ins>
      <w:r>
        <w:t>Non-Disclosure Agreement (the “Agreement”) is entered into as of the date last signed below (the “Effective Date”) between:</w:t>
      </w:r>
    </w:p>
    <w:p>
      <w:pPr>
        <w:pStyle w:val="BodyText"/>
      </w:pPr>
      <w:r>
        <w:t>Dunder AI Inc., a corporation incorporated under the laws of Ontario, with its principal place of business at 200 King Street West, Suite 400, Toronto, Ontario M5H 3T4 (“</w:t>
      </w:r>
      <w:del w:id="5" w:author="Initech Financial Group" w:date="2026-05-01T00:00:00Z">
        <w:r>
          <w:delText>Dunder</w:delText>
        </w:r>
      </w:del>
      <w:ins w:id="6" w:author="Initech Financial Group" w:date="2026-05-01T00:00:00Z">
        <w:r>
          <w:t>Vendor</w:t>
        </w:r>
      </w:ins>
      <w:r>
        <w:t>”); and</w:t>
      </w:r>
    </w:p>
    <w:p>
      <w:pPr>
        <w:pStyle w:val="BodyText"/>
      </w:pPr>
      <w:r>
        <w:rPr>
          <w:bCs/>
          <w:b/>
        </w:rPr>
        <w:t xml:space="preserve">Initech Financial Group Inc.</w:t>
      </w:r>
      <w:r>
        <w:t>, a corporation incorporated under the laws of Ontario, with its principal place of business at 100 Wellington Street West, Toronto, Ontario M5K 1J3 (“</w:t>
      </w:r>
      <w:r>
        <w:rPr>
          <w:bCs/>
          <w:b/>
        </w:rPr>
        <w:t xml:space="preserve">Initech</w:t>
      </w:r>
      <w:r>
        <w:t>”).</w:t>
      </w:r>
    </w:p>
    <w:p>
      <w:pPr>
        <w:pStyle w:val="BodyText"/>
        <w:rPr>
          <w:del w:id="8" w:author="Initech Financial Group" w:date="2026-05-01T00:00:00Z"/>
        </w:rPr>
      </w:pPr>
      <w:commentRangeStart w:id="0"/>
      <w:del w:id="7" w:author="Initech Financial Group" w:date="2026-05-01T00:00:00Z">
        <w:r>
          <w:delText>Each of Dunder and Initech is referred to herein individually as a “Party” and collectively as the “Parties.”</w:delText>
        </w:r>
      </w:del>
      <w:commentRangeEnd w:id="0"/>
      <w:r>
        <w:rPr>
          <w:rStyle w:val="CommentReference"/>
        </w:rPr>
        <w:commentReference w:id="0"/>
      </w:r>
    </w:p>
    <w:p>
      <w:pPr>
        <w:rPr>
          <w:ins w:id="10" w:author="Initech Financial Group" w:date="2026-05-01T00:00:00Z"/>
        </w:rPr>
      </w:pPr>
      <w:ins w:id="9" w:author="Initech Financial Group" w:date="2026-05-01T00:00:00Z">
        <w:r>
          <w:t>Dunder AI Inc. is referred to as “Vendor.” Only Initech shall act as Disclosing Party under this Agreement. Only Vendor shall act as Receiving Party.</w:t>
        </w:r>
      </w:ins>
    </w:p>
    <w:p>
      <w:r>
        <w:pict>
          <v:rect style="width:0;height:1.5pt" o:hralign="center" o:hrstd="t" o:hr="t"/>
        </w:pict>
      </w:r>
    </w:p>
    <w:bookmarkStart w:id="20" w:name="purpose"/>
    <w:p>
      <w:pPr>
        <w:pStyle w:val="Heading3"/>
      </w:pPr>
      <w:r>
        <w:t xml:space="preserve">1. PURPOSE</w:t>
      </w:r>
    </w:p>
    <w:p>
      <w:pPr>
        <w:pStyle w:val="FirstParagraph"/>
      </w:pPr>
      <w:r>
        <w:t xml:space="preserve">The Parties wish to explore a potential business relationship involving </w:t>
      </w:r>
      <w:del w:id="11" w:author="Initech Financial Group" w:date="2026-05-01T00:00:00Z">
        <w:r>
          <w:delText>Dunder’s</w:delText>
        </w:r>
      </w:del>
      <w:ins w:id="12" w:author="Initech Financial Group" w:date="2026-05-01T00:00:00Z">
        <w:r>
          <w:t>Vendor’s</w:t>
        </w:r>
      </w:ins>
      <w:r>
        <w:t xml:space="preserve"> AI-powered contract review platform (the “Purpose”). In connection with the Purpose, </w:t>
      </w:r>
      <w:del w:id="13" w:author="Initech Financial Group" w:date="2026-05-01T00:00:00Z">
        <w:r>
          <w:delText>each Party may disclose certain confidential information to the other</w:delText>
        </w:r>
      </w:del>
      <w:ins w:id="14" w:author="Initech Financial Group" w:date="2026-05-01T00:00:00Z">
        <w:r>
          <w:t>Initech may disclose certain confidential information to Vendor for the sole purpose of evaluating the platform</w:t>
        </w:r>
      </w:ins>
      <w:r>
        <w:t>.</w:t>
      </w:r>
    </w:p>
    <w:p>
      <w:r>
        <w:pict>
          <v:rect style="width:0;height:1.5pt" o:hralign="center" o:hrstd="t" o:hr="t"/>
        </w:pict>
      </w:r>
    </w:p>
    <w:bookmarkEnd w:id="20"/>
    <w:bookmarkStart w:id="21" w:name="confidential-information"/>
    <w:p>
      <w:pPr>
        <w:pStyle w:val="Heading3"/>
      </w:pPr>
      <w:r>
        <w:t xml:space="preserve">2. CONFIDENTIAL INFORMATION</w:t>
      </w:r>
    </w:p>
    <w:p>
      <w:pPr>
        <w:pStyle w:val="FirstParagraph"/>
      </w:pPr>
      <w:r>
        <w:rPr>
          <w:b/>
          <w:bCs/>
        </w:rPr>
        <w:t xml:space="preserve">2.1 Definition. </w:t>
      </w:r>
      <w:r>
        <w:t>“</w:t>
      </w:r>
      <w:r>
        <w:rPr>
          <w:b/>
          <w:bCs/>
        </w:rPr>
        <w:t>Confidential Information</w:t>
      </w:r>
      <w:r>
        <w:t xml:space="preserve">” means any </w:t>
      </w:r>
      <w:del w:id="15" w:author="Initech Financial Group" w:date="2026-05-01T00:00:00Z">
        <w:r>
          <w:delText xml:space="preserve">non-public </w:delText>
        </w:r>
      </w:del>
      <w:r>
        <w:t xml:space="preserve">information disclosed by </w:t>
      </w:r>
      <w:del w:id="16" w:author="Initech Financial Group" w:date="2026-05-01T00:00:00Z">
        <w:r>
          <w:delText>one Party (the “Disclosing Party”) to the other Party (the “Receiving Party”)</w:delText>
        </w:r>
      </w:del>
      <w:ins w:id="17" w:author="Initech Financial Group" w:date="2026-05-01T00:00:00Z">
        <w:r>
          <w:t>Initech (“Disclosing Party”) to Vendor (“Receiving Party”)</w:t>
        </w:r>
      </w:ins>
      <w:r>
        <w:t xml:space="preserve">, whether disclosed orally, in writing, or by any other means, </w:t>
      </w:r>
      <w:del w:id="18" w:author="Initech Financial Group" w:date="2026-05-01T00:00:00Z">
        <w:r>
          <w:delText>that is designated as confidential or that reasonably should be understood to be confidential given the nature of the information and the circumstances of disclosure</w:delText>
        </w:r>
      </w:del>
      <w:ins w:id="19" w:author="Initech Financial Group" w:date="2026-05-01T00:00:00Z">
        <w:r>
          <w:t>regardless of whether it is marked or identified as confidential at the time of disclosure</w:t>
        </w:r>
      </w:ins>
      <w:r>
        <w:t>. Confidential Information includes, without limitation, business plans, financial information, technical data, product roadmaps, pricing, customer lists, and trade secrets</w:t>
      </w:r>
      <w:ins w:id="20" w:author="Initech Financial Group" w:date="2026-05-01T00:00:00Z">
        <w:r>
          <w:t>, regulatory and compliance documentation, internal policies and procedures, information relating to Initech’s clients and counterparties, and any other information relating to Initech’s business, operations, or strategic initiatives, including information disclosed verbally in any meeting, call, or demonstration</w:t>
        </w:r>
      </w:ins>
      <w:r>
        <w:t>.</w:t>
      </w:r>
    </w:p>
    <w:p>
      <w:pPr>
        <w:pStyle w:val="BodyText"/>
      </w:pPr>
      <w:r>
        <w:rPr>
          <w:b/>
          <w:bCs/>
        </w:rPr>
        <w:t xml:space="preserve">2.2 Exclusions. </w:t>
      </w:r>
      <w:r>
        <w:t xml:space="preserve">Confidential Information does not include information that: (a) is or becomes publicly available through no fault of the Receiving Party; (b) was rightfully known to the Receiving Party prior to disclosure </w:t>
      </w:r>
      <w:del w:id="21" w:author="Initech Financial Group" w:date="2026-05-01T00:00:00Z">
        <w:r>
          <w:delText>without restriction</w:delText>
        </w:r>
      </w:del>
      <w:r>
        <w:t xml:space="preserve">; (c) is rightfully received by the Receiving Party from a third party </w:t>
      </w:r>
      <w:del w:id="22" w:author="Initech Financial Group" w:date="2026-05-01T00:00:00Z">
        <w:r>
          <w:delText>without restriction</w:delText>
        </w:r>
      </w:del>
      <w:ins w:id="23" w:author="Initech Financial Group" w:date="2026-05-01T00:00:00Z">
        <w:r>
          <w:t>provided Vendor can demonstrate such third party was authorized to make such disclosure</w:t>
        </w:r>
      </w:ins>
      <w:r>
        <w:t xml:space="preserve">; or (d) is independently developed by the Receiving Party without use of </w:t>
      </w:r>
      <w:del w:id="24" w:author="Initech Financial Group" w:date="2026-05-01T00:00:00Z">
        <w:r>
          <w:delText>the Disclosing Party’s</w:delText>
        </w:r>
      </w:del>
      <w:ins w:id="25" w:author="Initech Financial Group" w:date="2026-05-01T00:00:00Z">
        <w:r>
          <w:t>Initech’s</w:t>
        </w:r>
      </w:ins>
      <w:r>
        <w:t xml:space="preserve"> Confidential Information</w:t>
      </w:r>
      <w:ins w:id="26" w:author="Initech Financial Group" w:date="2026-05-01T00:00:00Z">
        <w:r>
          <w:t>, provided Vendor maintains written records sufficient to demonstrate such independent development</w:t>
        </w:r>
      </w:ins>
      <w:r>
        <w:t>.</w:t>
      </w:r>
    </w:p>
    <w:p>
      <w:r>
        <w:pict>
          <v:rect style="width:0;height:1.5pt" o:hralign="center" o:hrstd="t" o:hr="t"/>
        </w:pict>
      </w:r>
    </w:p>
    <w:bookmarkEnd w:id="21"/>
    <w:bookmarkStart w:id="22" w:name="obligations"/>
    <w:p>
      <w:pPr>
        <w:pStyle w:val="Heading3"/>
      </w:pPr>
      <w:r>
        <w:t xml:space="preserve">3. OBLIGATIONS</w:t>
      </w:r>
    </w:p>
    <w:p>
      <w:pPr>
        <w:pStyle w:val="FirstParagraph"/>
      </w:pPr>
      <w:r>
        <w:rPr>
          <w:b/>
          <w:bCs/>
        </w:rPr>
        <w:t xml:space="preserve">3.1 Non-Disclosure. </w:t>
      </w:r>
      <w:del w:id="27" w:author="Initech Financial Group" w:date="2026-05-01T00:00:00Z">
        <w:r>
          <w:delText>Each Receiving Party</w:delText>
        </w:r>
      </w:del>
      <w:ins w:id="28" w:author="Initech Financial Group" w:date="2026-05-01T00:00:00Z">
        <w:r>
          <w:t>Vendor</w:t>
        </w:r>
      </w:ins>
      <w:r>
        <w:t xml:space="preserve"> agrees to: (a) hold </w:t>
      </w:r>
      <w:del w:id="29" w:author="Initech Financial Group" w:date="2026-05-01T00:00:00Z">
        <w:r>
          <w:delText>the Disclosing Party’s</w:delText>
        </w:r>
      </w:del>
      <w:ins w:id="30" w:author="Initech Financial Group" w:date="2026-05-01T00:00:00Z">
        <w:r>
          <w:t>Initech’s</w:t>
        </w:r>
      </w:ins>
      <w:r>
        <w:t xml:space="preserve"> Confidential Information in strict confidence using at least the same degree of care it uses to protect its own confidential information, but no less than </w:t>
      </w:r>
      <w:del w:id="31" w:author="Initech Financial Group" w:date="2026-05-01T00:00:00Z">
        <w:r>
          <w:delText>reasonable</w:delText>
        </w:r>
      </w:del>
      <w:ins w:id="32" w:author="Initech Financial Group" w:date="2026-05-01T00:00:00Z">
        <w:r>
          <w:t>industry-leading</w:t>
        </w:r>
      </w:ins>
      <w:r>
        <w:t xml:space="preserve"> care; (b) not disclose Confidential Information to any third party without the prior written consent of </w:t>
      </w:r>
      <w:del w:id="33" w:author="Initech Financial Group" w:date="2026-05-01T00:00:00Z">
        <w:r>
          <w:delText>the Disclosing Party</w:delText>
        </w:r>
      </w:del>
      <w:ins w:id="34" w:author="Initech Financial Group" w:date="2026-05-01T00:00:00Z">
        <w:r>
          <w:t>Initech</w:t>
        </w:r>
      </w:ins>
      <w:r>
        <w:t>; and (c) use the Confidential Information solely for the Purpose.</w:t>
      </w:r>
    </w:p>
    <w:p>
      <w:pPr>
        <w:pStyle w:val="BodyText"/>
      </w:pPr>
      <w:r>
        <w:rPr>
          <w:b/>
          <w:bCs/>
        </w:rPr>
        <w:t xml:space="preserve">3.2 Permitted Disclosures. </w:t>
      </w:r>
      <w:del w:id="35" w:author="Initech Financial Group" w:date="2026-05-01T00:00:00Z">
        <w:r>
          <w:delText>A Receiving Party</w:delText>
        </w:r>
      </w:del>
      <w:ins w:id="36" w:author="Initech Financial Group" w:date="2026-05-01T00:00:00Z">
        <w:r>
          <w:t>Vendor</w:t>
        </w:r>
      </w:ins>
      <w:r>
        <w:t xml:space="preserve"> may disclose Confidential Information to its employees</w:t>
      </w:r>
      <w:del w:id="37" w:author="Initech Financial Group" w:date="2026-05-01T00:00:00Z">
        <w:r>
          <w:delText>, officers, directors, advisors, and contractors</w:delText>
        </w:r>
      </w:del>
      <w:ins w:id="38" w:author="Initech Financial Group" w:date="2026-05-01T00:00:00Z">
        <w:r>
          <w:t xml:space="preserve"> and full-time employees only</w:t>
        </w:r>
      </w:ins>
      <w:r>
        <w:t xml:space="preserve"> (“</w:t>
      </w:r>
      <w:r>
        <w:rPr>
          <w:b/>
          <w:bCs/>
        </w:rPr>
        <w:t>Representatives</w:t>
      </w:r>
      <w:r>
        <w:t>”) who: (a) have a need to know such information for the Purpose; and (b) are bound by written confidentiality obligations at least as protective as those in this Agreement</w:t>
      </w:r>
      <w:ins w:id="39" w:author="Initech Financial Group" w:date="2026-05-01T00:00:00Z">
        <w:r>
          <w:t>, copies of which shall be provided to Initech upon request</w:t>
        </w:r>
      </w:ins>
      <w:r>
        <w:t xml:space="preserve">. </w:t>
      </w:r>
      <w:del w:id="40" w:author="Initech Financial Group" w:date="2026-05-01T00:00:00Z">
        <w:r>
          <w:delText>Each Party is</w:delText>
        </w:r>
      </w:del>
      <w:ins w:id="41" w:author="Initech Financial Group" w:date="2026-05-01T00:00:00Z">
        <w:r>
          <w:t>Vendor is</w:t>
        </w:r>
      </w:ins>
      <w:r>
        <w:t xml:space="preserve"> responsible for any breach of this Agreement by its Representatives.</w:t>
      </w:r>
    </w:p>
    <w:p>
      <w:pPr>
        <w:pStyle w:val="BodyText"/>
      </w:pPr>
      <w:r>
        <w:rPr>
          <w:b/>
          <w:bCs/>
        </w:rPr>
        <w:t xml:space="preserve">3.3 Required Disclosures. </w:t>
      </w:r>
      <w:r>
        <w:t xml:space="preserve">If </w:t>
      </w:r>
      <w:del w:id="42" w:author="Initech Financial Group" w:date="2026-05-01T00:00:00Z">
        <w:r>
          <w:delText>a Receiving Party</w:delText>
        </w:r>
      </w:del>
      <w:ins w:id="43" w:author="Initech Financial Group" w:date="2026-05-01T00:00:00Z">
        <w:r>
          <w:t>Vendor</w:t>
        </w:r>
      </w:ins>
      <w:r>
        <w:t xml:space="preserve"> is required by law, regulation, or court order to disclose Confidential Information, it will: (a) promptly notify </w:t>
      </w:r>
      <w:del w:id="44" w:author="Initech Financial Group" w:date="2026-05-01T00:00:00Z">
        <w:r>
          <w:delText>the Disclosing Party</w:delText>
        </w:r>
      </w:del>
      <w:ins w:id="45" w:author="Initech Financial Group" w:date="2026-05-01T00:00:00Z">
        <w:r>
          <w:t>Initech</w:t>
        </w:r>
      </w:ins>
      <w:r>
        <w:t xml:space="preserve"> in writing to the extent permitted by law; (b) reasonably cooperate with </w:t>
      </w:r>
      <w:del w:id="46" w:author="Initech Financial Group" w:date="2026-05-01T00:00:00Z">
        <w:r>
          <w:delText>the Disclosing Party’s</w:delText>
        </w:r>
      </w:del>
      <w:ins w:id="47" w:author="Initech Financial Group" w:date="2026-05-01T00:00:00Z">
        <w:r>
          <w:t>Initech’s</w:t>
        </w:r>
      </w:ins>
      <w:r>
        <w:t xml:space="preserve"> efforts to seek a protective order or other appropriate relief; and (c) disclose only the minimum amount of information required.</w:t>
      </w:r>
      <w:ins w:id="48" w:author="Initech Financial Group" w:date="2026-05-01T00:00:00Z">
        <w:r>
          <w:t xml:space="preserve"> Vendor shall bear all costs associated with seeking such protective relief.</w:t>
        </w:r>
      </w:ins>
    </w:p>
    <w:p>
      <w:r>
        <w:pict>
          <v:rect style="width:0;height:1.5pt" o:hralign="center" o:hrstd="t" o:hr="t"/>
        </w:pict>
      </w:r>
    </w:p>
    <w:bookmarkEnd w:id="22"/>
    <w:bookmarkStart w:id="23" w:name="term"/>
    <w:p>
      <w:pPr>
        <w:pStyle w:val="Heading3"/>
      </w:pPr>
      <w:r>
        <w:t xml:space="preserve">4. TERM</w:t>
      </w:r>
    </w:p>
    <w:p>
      <w:pPr>
        <w:pStyle w:val="FirstParagraph"/>
      </w:pPr>
      <w:r>
        <w:rPr>
          <w:b/>
          <w:bCs/>
        </w:rPr>
        <w:t xml:space="preserve">4.1 </w:t>
      </w:r>
      <w:r>
        <w:t xml:space="preserve">This Agreement commences on the Effective Date and continues for a period of </w:t>
      </w:r>
      <w:del w:id="49" w:author="Initech Financial Group" w:date="2026-05-01T00:00:00Z">
        <w:r>
          <w:delText>two (2)</w:delText>
        </w:r>
      </w:del>
      <w:ins w:id="50" w:author="Initech Financial Group" w:date="2026-05-01T00:00:00Z">
        <w:r>
          <w:t>three (3)</w:t>
        </w:r>
      </w:ins>
      <w:r>
        <w:t xml:space="preserve"> years, unless earlier terminated </w:t>
      </w:r>
      <w:del w:id="51" w:author="Initech Financial Group" w:date="2026-05-01T00:00:00Z">
        <w:r>
          <w:delText>by either Party upon thirty (30) days’ written notice</w:delText>
        </w:r>
      </w:del>
      <w:ins w:id="52" w:author="Initech Financial Group" w:date="2026-05-01T00:00:00Z">
        <w:r>
          <w:t>by Initech at any time upon written notice, or by Vendor upon ninety (90) days’ written notice</w:t>
        </w:r>
      </w:ins>
      <w:r>
        <w:t>.</w:t>
      </w:r>
    </w:p>
    <w:p>
      <w:pPr>
        <w:pStyle w:val="BodyText"/>
      </w:pPr>
      <w:r>
        <w:rPr>
          <w:b/>
          <w:bCs/>
        </w:rPr>
        <w:t xml:space="preserve">4.2 </w:t>
      </w:r>
      <w:r>
        <w:t xml:space="preserve">The confidentiality obligations in Section 3 survive termination of this Agreement for a further period of </w:t>
      </w:r>
      <w:del w:id="53" w:author="Initech Financial Group" w:date="2026-05-01T00:00:00Z">
        <w:r>
          <w:delText>two (2)</w:delText>
        </w:r>
      </w:del>
      <w:ins w:id="54" w:author="Initech Financial Group" w:date="2026-05-01T00:00:00Z">
        <w:r>
          <w:t>five (5)</w:t>
        </w:r>
      </w:ins>
      <w:r>
        <w:t xml:space="preserve"> years.</w:t>
      </w:r>
    </w:p>
    <w:p>
      <w:r>
        <w:pict>
          <v:rect style="width:0;height:1.5pt" o:hralign="center" o:hrstd="t" o:hr="t"/>
        </w:pict>
      </w:r>
    </w:p>
    <w:bookmarkEnd w:id="23"/>
    <w:bookmarkStart w:id="24" w:name="return-or-destruction-of-information"/>
    <w:p>
      <w:pPr>
        <w:pStyle w:val="Heading3"/>
      </w:pPr>
      <w:r>
        <w:t xml:space="preserve">5. RETURN OR DESTRUCTION OF INFORMATION</w:t>
      </w:r>
    </w:p>
    <w:p>
      <w:pPr>
        <w:pStyle w:val="FirstParagraph"/>
      </w:pPr>
      <w:r>
        <w:t xml:space="preserve">Upon the written request of </w:t>
      </w:r>
      <w:del w:id="55" w:author="Initech Financial Group" w:date="2026-05-01T00:00:00Z">
        <w:r>
          <w:delText>the Disclosing Party or upon</w:delText>
        </w:r>
      </w:del>
      <w:ins w:id="56" w:author="Initech Financial Group" w:date="2026-05-01T00:00:00Z">
        <w:r>
          <w:t>Initech, or upon</w:t>
        </w:r>
      </w:ins>
      <w:r>
        <w:t xml:space="preserve"> termination of this Agreement, </w:t>
      </w:r>
      <w:del w:id="57" w:author="Initech Financial Group" w:date="2026-05-01T00:00:00Z">
        <w:r>
          <w:delText>the Receiving Party</w:delText>
        </w:r>
      </w:del>
      <w:ins w:id="58" w:author="Initech Financial Group" w:date="2026-05-01T00:00:00Z">
        <w:r>
          <w:t>Vendor</w:t>
        </w:r>
      </w:ins>
      <w:r>
        <w:t xml:space="preserve"> will promptly return or destroy all Confidential Information and any copies thereof</w:t>
      </w:r>
      <w:del w:id="59" w:author="Initech Financial Group" w:date="2026-05-01T00:00:00Z">
        <w:r>
          <w:delText>, and certify such destruction in writing upon request</w:delText>
        </w:r>
      </w:del>
      <w:r>
        <w:t xml:space="preserve">. </w:t>
      </w:r>
      <w:ins w:id="60" w:author="Initech Financial Group" w:date="2026-05-01T00:00:00Z">
        <w:r>
          <w:t xml:space="preserve">Vendor shall provide written certification of destruction within five (5) business days of such request or termination, regardless of whether Initech requests it. </w:t>
        </w:r>
      </w:ins>
      <w:del w:id="61" w:author="Initech Financial Group" w:date="2026-05-01T00:00:00Z">
        <w:r>
          <w:delText>The Receiving Party may retain one archival copy solely for legal compliance purposes.</w:delText>
        </w:r>
      </w:del>
      <w:ins w:id="62" w:author="Initech Financial Group" w:date="2026-05-01T00:00:00Z">
        <w:r>
          <w:t>No archival copies shall be retained by Vendor without Initech’s prior written consent.</w:t>
        </w:r>
      </w:ins>
    </w:p>
    <w:p>
      <w:r>
        <w:pict>
          <v:rect style="width:0;height:1.5pt" o:hralign="center" o:hrstd="t" o:hr="t"/>
        </w:pict>
      </w:r>
    </w:p>
    <w:bookmarkEnd w:id="24"/>
    <w:bookmarkStart w:id="25" w:name="no-licence-or-warranty"/>
    <w:p>
      <w:pPr>
        <w:pStyle w:val="Heading3"/>
      </w:pPr>
      <w:r>
        <w:t xml:space="preserve">6. NO LICENCE OR WARRANTY</w:t>
      </w:r>
    </w:p>
    <w:p>
      <w:pPr>
        <w:pStyle w:val="FirstParagraph"/>
      </w:pPr>
      <w:r>
        <w:t xml:space="preserve">Nothing in this Agreement grants </w:t>
      </w:r>
      <w:del w:id="63" w:author="Initech Financial Group" w:date="2026-05-01T00:00:00Z">
        <w:r>
          <w:delText>either Party</w:delText>
        </w:r>
      </w:del>
      <w:ins w:id="64" w:author="Initech Financial Group" w:date="2026-05-01T00:00:00Z">
        <w:r>
          <w:t>Vendor</w:t>
        </w:r>
      </w:ins>
      <w:r>
        <w:t xml:space="preserve"> any licence, right, title, or interest in </w:t>
      </w:r>
      <w:del w:id="65" w:author="Initech Financial Group" w:date="2026-05-01T00:00:00Z">
        <w:r>
          <w:delText>the other Party’s</w:delText>
        </w:r>
      </w:del>
      <w:ins w:id="66" w:author="Initech Financial Group" w:date="2026-05-01T00:00:00Z">
        <w:r>
          <w:t>Initech’s</w:t>
        </w:r>
      </w:ins>
      <w:r>
        <w:t xml:space="preserve"> Confidential Information except as expressly set out herein. All Confidential Information is provided “as is” without any representation or warranty as to its accuracy or completeness.</w:t>
      </w:r>
    </w:p>
    <w:p>
      <w:r>
        <w:pict>
          <v:rect style="width:0;height:1.5pt" o:hralign="center" o:hrstd="t" o:hr="t"/>
        </w:pict>
      </w:r>
    </w:p>
    <w:bookmarkEnd w:id="25"/>
    <w:bookmarkStart w:id="26" w:name="remedies"/>
    <w:p>
      <w:pPr>
        <w:pStyle w:val="Heading3"/>
      </w:pPr>
      <w:r>
        <w:t xml:space="preserve">7. REMEDIES</w:t>
      </w:r>
    </w:p>
    <w:p>
      <w:pPr>
        <w:pStyle w:val="FirstParagraph"/>
      </w:pPr>
      <w:r>
        <w:t xml:space="preserve">The Parties acknowledge that a breach of this Agreement may cause irreparable harm for which monetary damages may be an inadequate remedy. Accordingly, in addition to any other remedies available at law or in equity, </w:t>
      </w:r>
      <w:del w:id="67" w:author="Initech Financial Group" w:date="2026-05-01T00:00:00Z">
        <w:r>
          <w:delText>the Disclosing Party</w:delText>
        </w:r>
      </w:del>
      <w:ins w:id="68" w:author="Initech Financial Group" w:date="2026-05-01T00:00:00Z">
        <w:r>
          <w:t>Initech</w:t>
        </w:r>
      </w:ins>
      <w:r>
        <w:t xml:space="preserve"> shall be entitled to seek equitable relief, including injunctive relief, </w:t>
      </w:r>
      <w:del w:id="69" w:author="Initech Financial Group" w:date="2026-05-01T00:00:00Z">
        <w:r>
          <w:delText>provided that the Disclosing Party shall be required to post a bond or other security in an amount determined by a court of competent jurisdiction</w:delText>
        </w:r>
      </w:del>
      <w:r>
        <w:t xml:space="preserve">. </w:t>
      </w:r>
      <w:ins w:id="70" w:author="Initech Financial Group" w:date="2026-05-01T00:00:00Z">
        <w:r>
          <w:t>Initech shall not be required to post any bond or other security as a condition of obtaining injunctive or other equitable relief.</w:t>
        </w:r>
      </w:ins>
    </w:p>
    <w:p>
      <w:r>
        <w:pict>
          <v:rect style="width:0;height:1.5pt" o:hralign="center" o:hrstd="t" o:hr="t"/>
        </w:pict>
      </w:r>
    </w:p>
    <w:bookmarkEnd w:id="26"/>
    <w:bookmarkStart w:id="27" w:name="general"/>
    <w:p>
      <w:pPr>
        <w:pStyle w:val="Heading3"/>
      </w:pPr>
      <w:r>
        <w:t xml:space="preserve">8. GENERAL</w:t>
      </w:r>
    </w:p>
    <w:p>
      <w:pPr>
        <w:pStyle w:val="FirstParagraph"/>
      </w:pPr>
      <w:r>
        <w:rPr>
          <w:b/>
          <w:bCs/>
        </w:rPr>
        <w:t xml:space="preserve">8.1 Governing Law. </w:t>
      </w:r>
      <w:r>
        <w:t xml:space="preserve">This Agreement is governed by the laws of the Province of Ontario and the federal laws of Canada applicable therein, without regard to conflict of law principles. Each Party irrevocably submits to the exclusive jurisdiction of the courts of Ontario. </w:t>
      </w:r>
      <w:ins w:id="71" w:author="Initech Financial Group" w:date="2026-05-01T00:00:00Z">
        <w:r>
          <w:t>Vendor irrevocably waives any objection to the laying of venue in the courts of Ontario.</w:t>
        </w:r>
      </w:ins>
    </w:p>
    <w:p>
      <w:pPr>
        <w:pStyle w:val="BodyText"/>
      </w:pPr>
      <w:r>
        <w:rPr>
          <w:bCs/>
          <w:b/>
        </w:rPr>
        <w:t xml:space="preserve">8.2 Entire Agreement.</w:t>
      </w:r>
      <w:r>
        <w:t xml:space="preserve"> This Agreement constitutes the entire agreement between the Parties with respect to its subject matter and supersedes all prior negotiations, representations, and understandings.</w:t>
      </w:r>
    </w:p>
    <w:p>
      <w:pPr>
        <w:pStyle w:val="BodyText"/>
      </w:pPr>
      <w:r>
        <w:rPr>
          <w:bCs/>
          <w:b/>
        </w:rPr>
        <w:t xml:space="preserve">8.3 Amendments.</w:t>
      </w:r>
      <w:r>
        <w:t xml:space="preserve"> This Agreement may only be amended by a written instrument signed by authorized representatives of both Parties.</w:t>
      </w:r>
    </w:p>
    <w:p>
      <w:pPr>
        <w:pStyle w:val="BodyText"/>
      </w:pPr>
      <w:r>
        <w:rPr>
          <w:bCs/>
          <w:b/>
        </w:rPr>
        <w:t xml:space="preserve">8.4 Severability.</w:t>
      </w:r>
      <w:r>
        <w:t xml:space="preserve"> If any provision of this Agreement is held to be invalid or unenforceable, the remaining provisions continue in full force and effect.</w:t>
      </w:r>
    </w:p>
    <w:p>
      <w:pPr>
        <w:pStyle w:val="BodyText"/>
      </w:pPr>
      <w:r>
        <w:rPr>
          <w:bCs/>
          <w:b/>
        </w:rPr>
        <w:t xml:space="preserve">8.5 No Waiver.</w:t>
      </w:r>
      <w:r>
        <w:t xml:space="preserve"> Failure to enforce any provision of this Agreement does not constitute a waiver of the right to enforce it in the future.</w:t>
      </w:r>
    </w:p>
    <w:p>
      <w:pPr>
        <w:pStyle w:val="BodyText"/>
      </w:pPr>
      <w:r>
        <w:rPr>
          <w:bCs/>
          <w:b/>
        </w:rPr>
        <w:t xml:space="preserve">8.6 Counterparts.</w:t>
      </w:r>
      <w:r>
        <w:t xml:space="preserve"> This Agreement may be executed in counterparts, including by electronic signature, each of which will be deemed an original.</w:t>
      </w:r>
    </w:p>
    <w:p>
      <w:pPr>
        <w:rPr>
          <w:ins w:id="73" w:author="Initech Financial Group" w:date="2026-05-01T00:00:00Z"/>
        </w:rPr>
      </w:pPr>
      <w:ins w:id="72" w:author="Initech Financial Group" w:date="2026-05-01T00:00:00Z">
        <w:r>
          <w:t>8.7 Audit Rights. Upon reasonable prior written notice of not less than five (5) business days, Initech shall have the right to audit Vendor’s information security practices and systems to verify compliance with this Agreement, no more than once per calendar year.</w:t>
        </w:r>
      </w:ins>
    </w:p>
    <w:p>
      <w:r>
        <w:pict>
          <v:rect style="width:0;height:1.5pt" o:hralign="center" o:hrstd="t" o:hr="t"/>
        </w:pict>
      </w:r>
    </w:p>
    <w:bookmarkEnd w:id="27"/>
    <w:bookmarkStart w:id="28" w:name="signatures"/>
    <w:p>
      <w:pPr>
        <w:pStyle w:val="Heading3"/>
      </w:pPr>
      <w:r>
        <w:t xml:space="preserve">SIGNATURES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Dunder AI Inc.</w:t>
            </w:r>
          </w:p>
        </w:tc>
        <w:tc>
          <w:tcPr/>
          <w:p>
            <w:pPr>
              <w:pStyle w:val="Compact"/>
              <w:jc w:val="left"/>
            </w:pPr>
            <w:r>
              <w:rPr>
                <w:bCs/>
                <w:b/>
              </w:rPr>
              <w:t xml:space="preserve">Initech Financial Group Inc.</w:t>
            </w:r>
          </w:p>
        </w:tc>
      </w:tr>
      <w:tr>
        <w:tc>
          <w:tcPr/>
          <w:p>
            <w:pPr>
              <w:pStyle w:val="Compact"/>
              <w:jc w:val="left"/>
            </w:pPr>
            <w:r>
              <w:t xml:space="preserve">Signature: ___________________</w:t>
            </w:r>
          </w:p>
        </w:tc>
        <w:tc>
          <w:tcPr/>
          <w:p>
            <w:pPr>
              <w:pStyle w:val="Compact"/>
              <w:jc w:val="left"/>
            </w:pPr>
            <w:r>
              <w:t xml:space="preserve">Signature: ___________________</w:t>
            </w:r>
          </w:p>
        </w:tc>
      </w:tr>
      <w:tr>
        <w:tc>
          <w:tcPr/>
          <w:p>
            <w:pPr>
              <w:pStyle w:val="Compact"/>
              <w:jc w:val="left"/>
            </w:pPr>
            <w:r>
              <w:t xml:space="preserve">Name: ___________________</w:t>
            </w:r>
          </w:p>
        </w:tc>
        <w:tc>
          <w:tcPr/>
          <w:p>
            <w:pPr>
              <w:pStyle w:val="Compact"/>
              <w:jc w:val="left"/>
            </w:pPr>
            <w:r>
              <w:t xml:space="preserve">Name: ___________________</w:t>
            </w:r>
          </w:p>
        </w:tc>
      </w:tr>
      <w:tr>
        <w:tc>
          <w:tcPr/>
          <w:p>
            <w:pPr>
              <w:pStyle w:val="Compact"/>
              <w:jc w:val="left"/>
            </w:pPr>
            <w:r>
              <w:t xml:space="preserve">Title: ___________________</w:t>
            </w:r>
          </w:p>
        </w:tc>
        <w:tc>
          <w:tcPr/>
          <w:p>
            <w:pPr>
              <w:pStyle w:val="Compact"/>
              <w:jc w:val="left"/>
            </w:pPr>
            <w:r>
              <w:t xml:space="preserve">Title: ___________________</w:t>
            </w:r>
          </w:p>
        </w:tc>
      </w:tr>
      <w:tr>
        <w:tc>
          <w:tcPr/>
          <w:p>
            <w:pPr>
              <w:pStyle w:val="Compact"/>
              <w:jc w:val="left"/>
            </w:pPr>
            <w:r>
              <w:t xml:space="preserve">Date: ___________________</w:t>
            </w:r>
          </w:p>
        </w:tc>
        <w:tc>
          <w:tcPr/>
          <w:p>
            <w:pPr>
              <w:pStyle w:val="Compact"/>
              <w:jc w:val="left"/>
            </w:pPr>
            <w:r>
              <w:t xml:space="preserve">Date: ___________________</w:t>
            </w:r>
          </w:p>
        </w:tc>
      </w:tr>
    </w:tbl>
    <w:bookmarkEnd w:id="28"/>
    <w:bookmarkEnd w:id="29"/>
    <w:bookmarkEnd w:id="30"/>
    <w:sectPr/>
  </w:body>
</w:document>
</file>

<file path=word/comments.xml><?xml version="1.0" encoding="utf-8"?>
<w:comments xmlns:wpc="http://schemas.microsoft.com/office/word/2010/wordprocessingCanvas" xmlns:w="http://schemas.openxmlformats.org/wordprocessingml/2006/main" xmlns:w14="http://schemas.microsoft.com/office/word/2010/wordml" xmlns:r="http://schemas.openxmlformats.org/officeDocument/2006/relationships">
  <w:comment w:id="0" w:author="Initech Financial Group" w:date="2026-05-01T00:00:00Z" w:initials="IFG">
    <w:p>
      <w:pPr>
        <w:pStyle w:val="CommentText"/>
      </w:pPr>
      <w:r>
        <w:rPr>
          <w:rStyle w:val="CommentReference"/>
        </w:rPr>
        <w:annotationRef/>
      </w:r>
      <w:r>
        <w:t xml:space="preserve">This does not need to be mutual. Vendor is receiving our confidential information, not the other way around.</w:t>
      </w:r>
    </w:p>
  </w:comment>
  <w:comment w:id="1" w:author="Initech Financial Group" w:date="2026-05-01T00:00:00Z" w:initials="IFG">
    <w:p>
      <w:pPr>
        <w:pStyle w:val="CommentText"/>
      </w:pPr>
      <w:r>
        <w:rPr>
          <w:rStyle w:val="CommentReference"/>
        </w:rPr>
        <w:annotationRef/>
      </w:r>
      <w:r>
        <w:t xml:space="preserve">The “reasonably should be understood” standard is too ambiguous. Everything we share should be covered, including verbal disclosures. Vendor bears the burden of proving any exclusion applies.</w:t>
      </w:r>
    </w:p>
  </w:comment>
  <w:comment w:id="2" w:author="Initech Financial Group" w:date="2026-05-01T00:00:00Z" w:initials="IFG">
    <w:p>
      <w:pPr>
        <w:pStyle w:val="CommentText"/>
      </w:pPr>
      <w:r>
        <w:rPr>
          <w:rStyle w:val="CommentReference"/>
        </w:rPr>
        <w:annotationRef/>
      </w:r>
      <w:r>
        <w:t xml:space="preserve">Contractors and advisors are not acceptable. Full-time employees only.</w:t>
      </w:r>
    </w:p>
  </w:comment>
  <w:comment w:id="3" w:author="Initech Financial Group" w:date="2026-05-01T00:00:00Z" w:initials="IFG">
    <w:p>
      <w:pPr>
        <w:pStyle w:val="CommentText"/>
      </w:pPr>
      <w:r>
        <w:rPr>
          <w:rStyle w:val="CommentReference"/>
        </w:rPr>
        <w:annotationRef/>
      </w:r>
      <w:r>
        <w:t xml:space="preserve">Two years is not sufficient. Three years is standard for financial institutions. Vendor should not be able to terminate on short notice.</w:t>
      </w:r>
    </w:p>
  </w:comment>
  <w:comment w:id="4" w:author="Initech Financial Group" w:date="2026-05-01T00:00:00Z" w:initials="IFG">
    <w:p>
      <w:pPr>
        <w:pStyle w:val="CommentText"/>
      </w:pPr>
      <w:r>
        <w:rPr>
          <w:rStyle w:val="CommentReference"/>
        </w:rPr>
        <w:annotationRef/>
      </w:r>
      <w:r>
        <w:t xml:space="preserve">We cannot have Vendor retaining copies of our information. All copies must be destroyed.</w:t>
      </w:r>
    </w:p>
  </w:comment>
  <w:comment w:id="5" w:author="Initech Financial Group" w:date="2026-05-01T00:00:00Z" w:initials="IFG">
    <w:p>
      <w:pPr>
        <w:pStyle w:val="CommentText"/>
      </w:pPr>
      <w:r>
        <w:rPr>
          <w:rStyle w:val="CommentReference"/>
        </w:rPr>
        <w:annotationRef/>
      </w:r>
      <w:r>
        <w:t xml:space="preserve">The bond requirement is not acceptable. If there is a breach, we need to move quickly without being held up by a bond posting requirement.</w:t>
      </w:r>
    </w:p>
  </w:comment>
  <w:comment w:id="6" w:author="Initech Financial Group" w:date="2026-05-01T00:00:00Z" w:initials="IFG">
    <w:p>
      <w:pPr>
        <w:pStyle w:val="CommentText"/>
      </w:pPr>
      <w:r>
        <w:rPr>
          <w:rStyle w:val="CommentReference"/>
        </w:rPr>
        <w:annotationRef/>
      </w:r>
      <w:r>
        <w:t xml:space="preserve">Required under OSFI guidelines. Non-negotiable for a regulated financial institution.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2026-05-06T15:48:50Z</dcterms:created>
  <dcterms:modified xsi:type="dcterms:W3CDTF">2026-05-06T15:48:50Z</dcterms:modified>
</cp:coreProperties>
</file>

<file path=docProps/custom.xml><?xml version="1.0" encoding="utf-8"?>
<Properties xmlns="http://schemas.openxmlformats.org/officeDocument/2006/custom-properties" xmlns:vt="http://schemas.openxmlformats.org/officeDocument/2006/docPropsVTypes"/>
</file>